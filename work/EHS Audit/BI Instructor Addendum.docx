
<file path=[Content_Types].xml><?xml version="1.0" encoding="utf-8"?>
<Types xmlns="http://schemas.openxmlformats.org/package/2006/content-types">
  <Default Extension="bin" ContentType="application/vnd.ms-office.activeX"/>
  <Default Extension="emf" ContentType="image/x-emf"/>
  <Default Extension="jpeg" ContentType="image/jpeg"/>
  <Default Extension="png" ContentType="image/png"/>
  <Default Extension="rels" ContentType="application/vnd.openxmlformats-package.relationships+xml"/>
  <Default Extension="tmp" ContentType="image/p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105BC" w14:textId="77777777" w:rsidR="007A6B1D" w:rsidRDefault="007A6B1D" w:rsidP="00974C01">
      <w:pPr>
        <w:pStyle w:val="Heading1"/>
        <w:rPr>
          <w:rFonts w:ascii="GE Inspira" w:hAnsi="GE Inspira"/>
          <w:sz w:val="24"/>
          <w:szCs w:val="24"/>
          <w:u w:val="single"/>
        </w:rPr>
      </w:pPr>
      <w:bookmarkStart w:id="0" w:name="_Toc108163172"/>
      <w:bookmarkStart w:id="1" w:name="_Toc108429754"/>
      <w:bookmarkStart w:id="2" w:name="_Toc146200894"/>
      <w:bookmarkStart w:id="3" w:name="_Toc450642688"/>
      <w:r>
        <w:rPr>
          <w:rFonts w:ascii="GE Inspira" w:hAnsi="GE Inspira"/>
          <w:noProof/>
        </w:rPr>
        <w:drawing>
          <wp:anchor distT="0" distB="0" distL="114300" distR="114300" simplePos="0" relativeHeight="251661312" behindDoc="1" locked="0" layoutInCell="1" allowOverlap="1" wp14:anchorId="2940161D" wp14:editId="1A9D0F55">
            <wp:simplePos x="0" y="0"/>
            <wp:positionH relativeFrom="column">
              <wp:posOffset>-457200</wp:posOffset>
            </wp:positionH>
            <wp:positionV relativeFrom="paragraph">
              <wp:posOffset>-466725</wp:posOffset>
            </wp:positionV>
            <wp:extent cx="2783205" cy="6188075"/>
            <wp:effectExtent l="0" t="0" r="0" b="3175"/>
            <wp:wrapThrough wrapText="bothSides">
              <wp:wrapPolygon edited="0">
                <wp:start x="0" y="0"/>
                <wp:lineTo x="0" y="21545"/>
                <wp:lineTo x="21437" y="21545"/>
                <wp:lineTo x="21437"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83205" cy="618807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bookmarkEnd w:id="1"/>
      <w:bookmarkEnd w:id="2"/>
    </w:p>
    <w:p w14:paraId="2E95DD5B" w14:textId="77777777" w:rsidR="007A6B1D" w:rsidRDefault="007A6B1D" w:rsidP="00974C01">
      <w:pPr>
        <w:pStyle w:val="Heading1"/>
        <w:rPr>
          <w:rFonts w:ascii="GE Inspira" w:hAnsi="GE Inspira"/>
          <w:sz w:val="24"/>
          <w:szCs w:val="24"/>
          <w:u w:val="single"/>
        </w:rPr>
      </w:pPr>
    </w:p>
    <w:p w14:paraId="4659C0A7" w14:textId="77777777" w:rsidR="007A6B1D" w:rsidRDefault="00773101" w:rsidP="00974C01">
      <w:pPr>
        <w:pStyle w:val="Heading1"/>
        <w:rPr>
          <w:rFonts w:ascii="GE Inspira" w:hAnsi="GE Inspira"/>
          <w:sz w:val="24"/>
          <w:szCs w:val="24"/>
          <w:u w:val="single"/>
        </w:rPr>
      </w:pPr>
      <w:bookmarkStart w:id="4" w:name="_Toc108162056"/>
      <w:bookmarkStart w:id="5" w:name="_Toc108162107"/>
      <w:bookmarkStart w:id="6" w:name="_Toc108162555"/>
      <w:bookmarkStart w:id="7" w:name="_Toc108163128"/>
      <w:bookmarkStart w:id="8" w:name="_Toc108163173"/>
      <w:bookmarkStart w:id="9" w:name="_Toc108429755"/>
      <w:bookmarkStart w:id="10" w:name="_Toc146200895"/>
      <w:r>
        <w:rPr>
          <w:rFonts w:ascii="GE Inspira" w:hAnsi="GE Inspira"/>
          <w:noProof/>
        </w:rPr>
        <w:drawing>
          <wp:anchor distT="0" distB="0" distL="114300" distR="114300" simplePos="0" relativeHeight="251662336" behindDoc="0" locked="0" layoutInCell="1" allowOverlap="1" wp14:anchorId="1661FD95" wp14:editId="4849FE77">
            <wp:simplePos x="0" y="0"/>
            <wp:positionH relativeFrom="column">
              <wp:posOffset>2326005</wp:posOffset>
            </wp:positionH>
            <wp:positionV relativeFrom="paragraph">
              <wp:posOffset>447675</wp:posOffset>
            </wp:positionV>
            <wp:extent cx="4391025" cy="3293558"/>
            <wp:effectExtent l="0" t="0" r="0" b="254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4391025" cy="3293558"/>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bookmarkEnd w:id="4"/>
      <w:bookmarkEnd w:id="5"/>
      <w:bookmarkEnd w:id="6"/>
      <w:bookmarkEnd w:id="7"/>
      <w:bookmarkEnd w:id="8"/>
      <w:bookmarkEnd w:id="9"/>
      <w:bookmarkEnd w:id="10"/>
    </w:p>
    <w:p w14:paraId="7C40A347" w14:textId="77777777" w:rsidR="007A6B1D" w:rsidRDefault="007A6B1D" w:rsidP="00974C01">
      <w:pPr>
        <w:pStyle w:val="Heading1"/>
        <w:rPr>
          <w:rFonts w:ascii="GE Inspira" w:hAnsi="GE Inspira"/>
          <w:sz w:val="24"/>
          <w:szCs w:val="24"/>
          <w:u w:val="single"/>
        </w:rPr>
      </w:pPr>
    </w:p>
    <w:p w14:paraId="56C4C81D" w14:textId="77777777" w:rsidR="007A6B1D" w:rsidRDefault="007A6B1D" w:rsidP="00974C01">
      <w:pPr>
        <w:pStyle w:val="Heading1"/>
        <w:rPr>
          <w:rFonts w:ascii="GE Inspira" w:hAnsi="GE Inspira"/>
          <w:sz w:val="24"/>
          <w:szCs w:val="24"/>
          <w:u w:val="single"/>
        </w:rPr>
      </w:pPr>
    </w:p>
    <w:p w14:paraId="563DDAF9" w14:textId="77777777" w:rsidR="007A6B1D" w:rsidRDefault="007A6B1D" w:rsidP="00974C01">
      <w:pPr>
        <w:pStyle w:val="Heading1"/>
        <w:rPr>
          <w:rFonts w:ascii="GE Inspira" w:hAnsi="GE Inspira"/>
          <w:sz w:val="24"/>
          <w:szCs w:val="24"/>
          <w:u w:val="single"/>
        </w:rPr>
      </w:pPr>
    </w:p>
    <w:p w14:paraId="1E066584" w14:textId="77777777" w:rsidR="00773101" w:rsidRDefault="00773101" w:rsidP="00773101"/>
    <w:p w14:paraId="7671315F" w14:textId="77777777" w:rsidR="00773101" w:rsidRDefault="00773101" w:rsidP="00773101"/>
    <w:p w14:paraId="6F800118" w14:textId="77777777" w:rsidR="00773101" w:rsidRDefault="00773101" w:rsidP="00773101"/>
    <w:p w14:paraId="1CB6F207" w14:textId="77777777" w:rsidR="00773101" w:rsidRDefault="00773101" w:rsidP="00773101"/>
    <w:p w14:paraId="316FB735" w14:textId="77777777" w:rsidR="00773101" w:rsidRDefault="00773101" w:rsidP="00773101">
      <w:pPr>
        <w:ind w:right="-900"/>
        <w:jc w:val="both"/>
      </w:pPr>
    </w:p>
    <w:p w14:paraId="25D43CBB" w14:textId="77777777" w:rsidR="00773101" w:rsidRDefault="00773101" w:rsidP="00773101">
      <w:pPr>
        <w:ind w:right="-900"/>
        <w:jc w:val="both"/>
      </w:pPr>
    </w:p>
    <w:p w14:paraId="5A2A888E" w14:textId="77777777" w:rsidR="00773101" w:rsidRPr="00773101" w:rsidRDefault="00773101" w:rsidP="00773101">
      <w:pPr>
        <w:spacing w:after="0"/>
        <w:ind w:right="-900"/>
        <w:rPr>
          <w:rFonts w:ascii="GE Inspira" w:hAnsi="GE Inspira"/>
          <w:b/>
          <w:color w:val="00B050"/>
          <w:sz w:val="52"/>
          <w:szCs w:val="68"/>
        </w:rPr>
      </w:pPr>
      <w:r>
        <w:rPr>
          <w:rFonts w:ascii="GE Inspira" w:hAnsi="GE Inspira"/>
          <w:b/>
          <w:color w:val="00B050"/>
          <w:sz w:val="52"/>
          <w:szCs w:val="68"/>
        </w:rPr>
        <w:t xml:space="preserve">   </w:t>
      </w:r>
      <w:r w:rsidRPr="00773101">
        <w:rPr>
          <w:rFonts w:ascii="GE Inspira" w:hAnsi="GE Inspira"/>
          <w:b/>
          <w:color w:val="00B050"/>
          <w:sz w:val="52"/>
          <w:szCs w:val="68"/>
        </w:rPr>
        <w:t>Houston Learning Center</w:t>
      </w:r>
    </w:p>
    <w:p w14:paraId="2CC59963" w14:textId="77777777" w:rsidR="00773101" w:rsidRPr="00773101" w:rsidRDefault="00773101" w:rsidP="00773101">
      <w:pPr>
        <w:spacing w:after="0"/>
        <w:ind w:right="-900"/>
        <w:rPr>
          <w:rFonts w:ascii="GE Inspira" w:hAnsi="GE Inspira"/>
          <w:b/>
          <w:color w:val="00B050"/>
          <w:sz w:val="52"/>
          <w:szCs w:val="68"/>
        </w:rPr>
      </w:pPr>
      <w:r>
        <w:rPr>
          <w:rFonts w:ascii="GE Inspira" w:hAnsi="GE Inspira"/>
          <w:b/>
          <w:color w:val="00B050"/>
          <w:sz w:val="52"/>
          <w:szCs w:val="68"/>
        </w:rPr>
        <w:t xml:space="preserve">      </w:t>
      </w:r>
      <w:r w:rsidRPr="00773101">
        <w:rPr>
          <w:rFonts w:ascii="GE Inspira" w:hAnsi="GE Inspira"/>
          <w:b/>
          <w:color w:val="00B050"/>
          <w:sz w:val="52"/>
          <w:szCs w:val="68"/>
        </w:rPr>
        <w:t>Instructor Addendum</w:t>
      </w:r>
    </w:p>
    <w:p w14:paraId="339A30B9" w14:textId="1C6D1A05" w:rsidR="00773101" w:rsidRPr="00773101" w:rsidRDefault="00773101" w:rsidP="00773101">
      <w:pPr>
        <w:spacing w:after="0"/>
        <w:ind w:right="-900"/>
        <w:rPr>
          <w:rFonts w:ascii="GE Inspira" w:hAnsi="GE Inspira"/>
          <w:b/>
          <w:color w:val="00B050"/>
          <w:sz w:val="52"/>
          <w:szCs w:val="68"/>
        </w:rPr>
      </w:pPr>
      <w:r>
        <w:rPr>
          <w:rFonts w:ascii="GE Inspira" w:hAnsi="GE Inspira"/>
          <w:b/>
          <w:noProof/>
          <w:color w:val="00B050"/>
          <w:sz w:val="52"/>
          <w:szCs w:val="68"/>
        </w:rPr>
        <w:t xml:space="preserve">  </w:t>
      </w:r>
    </w:p>
    <w:p w14:paraId="3D4C072B" w14:textId="77777777" w:rsidR="00305B6E" w:rsidRDefault="00305B6E" w:rsidP="00305B6E"/>
    <w:p w14:paraId="1B65ACD9" w14:textId="77777777" w:rsidR="003A151D" w:rsidRDefault="003A151D" w:rsidP="00773101">
      <w:pPr>
        <w:spacing w:after="0"/>
        <w:ind w:right="-900"/>
        <w:jc w:val="both"/>
      </w:pPr>
    </w:p>
    <w:p w14:paraId="1A5DB894" w14:textId="77777777" w:rsidR="003A151D" w:rsidRDefault="003A151D">
      <w:r>
        <w:br w:type="page"/>
      </w:r>
    </w:p>
    <w:sdt>
      <w:sdtPr>
        <w:rPr>
          <w:rFonts w:asciiTheme="minorHAnsi" w:eastAsiaTheme="minorHAnsi" w:hAnsiTheme="minorHAnsi" w:cstheme="minorBidi"/>
          <w:color w:val="auto"/>
          <w:sz w:val="22"/>
          <w:szCs w:val="22"/>
        </w:rPr>
        <w:id w:val="2145390014"/>
        <w:docPartObj>
          <w:docPartGallery w:val="Table of Contents"/>
          <w:docPartUnique/>
        </w:docPartObj>
      </w:sdtPr>
      <w:sdtEndPr>
        <w:rPr>
          <w:b/>
          <w:bCs/>
          <w:noProof/>
        </w:rPr>
      </w:sdtEndPr>
      <w:sdtContent>
        <w:p w14:paraId="194CB649" w14:textId="77777777" w:rsidR="00460275" w:rsidRDefault="003A151D" w:rsidP="00EE412B">
          <w:pPr>
            <w:pStyle w:val="TOCHeading"/>
            <w:rPr>
              <w:noProof/>
            </w:rPr>
          </w:pPr>
          <w:r w:rsidRPr="00D36150">
            <w:rPr>
              <w:rFonts w:ascii="GE Inspira Sans" w:hAnsi="GE Inspira Sans"/>
              <w:sz w:val="40"/>
              <w:szCs w:val="40"/>
            </w:rPr>
            <w:t>Table of Contents</w:t>
          </w:r>
          <w:r>
            <w:fldChar w:fldCharType="begin"/>
          </w:r>
          <w:r>
            <w:instrText xml:space="preserve"> TOC \o "1-3" \h \z \u </w:instrText>
          </w:r>
          <w:r>
            <w:fldChar w:fldCharType="separate"/>
          </w:r>
        </w:p>
        <w:p w14:paraId="791835AC" w14:textId="3749AB93" w:rsidR="00460275" w:rsidRDefault="00FC25D6">
          <w:pPr>
            <w:pStyle w:val="TOC1"/>
            <w:tabs>
              <w:tab w:val="right" w:leader="dot" w:pos="10790"/>
            </w:tabs>
            <w:rPr>
              <w:rFonts w:eastAsiaTheme="minorEastAsia"/>
              <w:noProof/>
            </w:rPr>
          </w:pPr>
          <w:r>
            <w:rPr>
              <w:noProof/>
            </w:rPr>
            <w:fldChar w:fldCharType="begin"/>
          </w:r>
          <w:r>
            <w:rPr>
              <w:noProof/>
            </w:rPr>
            <w:instrText>HYPERLINK \l "_Toc146200896"</w:instrText>
          </w:r>
          <w:ins w:id="11" w:author="Rosen, Jim M (GE Vernova)" w:date="2024-10-23T10:17:00Z">
            <w:r w:rsidR="00C70A4E">
              <w:rPr>
                <w:noProof/>
              </w:rPr>
            </w:r>
          </w:ins>
          <w:r>
            <w:rPr>
              <w:noProof/>
            </w:rPr>
            <w:fldChar w:fldCharType="separate"/>
          </w:r>
          <w:r w:rsidR="00460275" w:rsidRPr="002A0ADB">
            <w:rPr>
              <w:rStyle w:val="Hyperlink"/>
              <w:rFonts w:ascii="GE Inspira" w:hAnsi="GE Inspira"/>
              <w:noProof/>
            </w:rPr>
            <w:t>Arrival at the HLC</w:t>
          </w:r>
          <w:r w:rsidR="00460275">
            <w:rPr>
              <w:noProof/>
              <w:webHidden/>
            </w:rPr>
            <w:tab/>
          </w:r>
          <w:r w:rsidR="00460275">
            <w:rPr>
              <w:noProof/>
              <w:webHidden/>
            </w:rPr>
            <w:fldChar w:fldCharType="begin"/>
          </w:r>
          <w:r w:rsidR="00460275">
            <w:rPr>
              <w:noProof/>
              <w:webHidden/>
            </w:rPr>
            <w:instrText xml:space="preserve"> PAGEREF _Toc146200896 \h </w:instrText>
          </w:r>
          <w:r w:rsidR="00460275">
            <w:rPr>
              <w:noProof/>
              <w:webHidden/>
            </w:rPr>
          </w:r>
          <w:r w:rsidR="00460275">
            <w:rPr>
              <w:noProof/>
              <w:webHidden/>
            </w:rPr>
            <w:fldChar w:fldCharType="separate"/>
          </w:r>
          <w:r>
            <w:rPr>
              <w:noProof/>
              <w:webHidden/>
            </w:rPr>
            <w:t>3</w:t>
          </w:r>
          <w:r w:rsidR="00460275">
            <w:rPr>
              <w:noProof/>
              <w:webHidden/>
            </w:rPr>
            <w:fldChar w:fldCharType="end"/>
          </w:r>
          <w:r>
            <w:rPr>
              <w:noProof/>
            </w:rPr>
            <w:fldChar w:fldCharType="end"/>
          </w:r>
        </w:p>
        <w:p w14:paraId="30D00B82" w14:textId="3D7BAA51" w:rsidR="00460275" w:rsidRDefault="00FC25D6">
          <w:pPr>
            <w:pStyle w:val="TOC1"/>
            <w:tabs>
              <w:tab w:val="right" w:leader="dot" w:pos="10790"/>
            </w:tabs>
            <w:rPr>
              <w:rFonts w:eastAsiaTheme="minorEastAsia"/>
              <w:noProof/>
            </w:rPr>
          </w:pPr>
          <w:r>
            <w:rPr>
              <w:noProof/>
            </w:rPr>
            <w:fldChar w:fldCharType="begin"/>
          </w:r>
          <w:r>
            <w:rPr>
              <w:noProof/>
            </w:rPr>
            <w:instrText>HYPERLINK \l "_Toc146200897"</w:instrText>
          </w:r>
          <w:ins w:id="12" w:author="Rosen, Jim M (GE Vernova)" w:date="2024-10-23T10:17:00Z">
            <w:r w:rsidR="00C70A4E">
              <w:rPr>
                <w:noProof/>
              </w:rPr>
            </w:r>
          </w:ins>
          <w:r>
            <w:rPr>
              <w:noProof/>
            </w:rPr>
            <w:fldChar w:fldCharType="separate"/>
          </w:r>
          <w:r w:rsidR="00460275" w:rsidRPr="002A0ADB">
            <w:rPr>
              <w:rStyle w:val="Hyperlink"/>
              <w:rFonts w:ascii="GE Inspira" w:hAnsi="GE Inspira"/>
              <w:noProof/>
            </w:rPr>
            <w:t>Primary Point of Contact for Issues</w:t>
          </w:r>
          <w:r w:rsidR="00460275">
            <w:rPr>
              <w:noProof/>
              <w:webHidden/>
            </w:rPr>
            <w:tab/>
          </w:r>
          <w:r w:rsidR="00460275">
            <w:rPr>
              <w:noProof/>
              <w:webHidden/>
            </w:rPr>
            <w:fldChar w:fldCharType="begin"/>
          </w:r>
          <w:r w:rsidR="00460275">
            <w:rPr>
              <w:noProof/>
              <w:webHidden/>
            </w:rPr>
            <w:instrText xml:space="preserve"> PAGEREF _Toc146200897 \h </w:instrText>
          </w:r>
          <w:r w:rsidR="00460275">
            <w:rPr>
              <w:noProof/>
              <w:webHidden/>
            </w:rPr>
          </w:r>
          <w:r w:rsidR="00460275">
            <w:rPr>
              <w:noProof/>
              <w:webHidden/>
            </w:rPr>
            <w:fldChar w:fldCharType="separate"/>
          </w:r>
          <w:r>
            <w:rPr>
              <w:noProof/>
              <w:webHidden/>
            </w:rPr>
            <w:t>4</w:t>
          </w:r>
          <w:r w:rsidR="00460275">
            <w:rPr>
              <w:noProof/>
              <w:webHidden/>
            </w:rPr>
            <w:fldChar w:fldCharType="end"/>
          </w:r>
          <w:r>
            <w:rPr>
              <w:noProof/>
            </w:rPr>
            <w:fldChar w:fldCharType="end"/>
          </w:r>
        </w:p>
        <w:p w14:paraId="3856562A" w14:textId="0FBE2E9E" w:rsidR="00460275" w:rsidRDefault="00FC25D6">
          <w:pPr>
            <w:pStyle w:val="TOC1"/>
            <w:tabs>
              <w:tab w:val="right" w:leader="dot" w:pos="10790"/>
            </w:tabs>
            <w:rPr>
              <w:rFonts w:eastAsiaTheme="minorEastAsia"/>
              <w:noProof/>
            </w:rPr>
          </w:pPr>
          <w:r>
            <w:rPr>
              <w:noProof/>
            </w:rPr>
            <w:fldChar w:fldCharType="begin"/>
          </w:r>
          <w:r>
            <w:rPr>
              <w:noProof/>
            </w:rPr>
            <w:instrText>HYPERLINK \l "_Toc146200898"</w:instrText>
          </w:r>
          <w:ins w:id="13" w:author="Rosen, Jim M (GE Vernova)" w:date="2024-10-23T10:17:00Z">
            <w:r w:rsidR="00C70A4E">
              <w:rPr>
                <w:noProof/>
              </w:rPr>
            </w:r>
          </w:ins>
          <w:r>
            <w:rPr>
              <w:noProof/>
            </w:rPr>
            <w:fldChar w:fldCharType="separate"/>
          </w:r>
          <w:r w:rsidR="00460275" w:rsidRPr="002A0ADB">
            <w:rPr>
              <w:rStyle w:val="Hyperlink"/>
              <w:rFonts w:ascii="GE Inspira" w:hAnsi="GE Inspira"/>
              <w:noProof/>
            </w:rPr>
            <w:t>Safety Video</w:t>
          </w:r>
          <w:r w:rsidR="00460275">
            <w:rPr>
              <w:noProof/>
              <w:webHidden/>
            </w:rPr>
            <w:tab/>
          </w:r>
          <w:r w:rsidR="00460275">
            <w:rPr>
              <w:noProof/>
              <w:webHidden/>
            </w:rPr>
            <w:fldChar w:fldCharType="begin"/>
          </w:r>
          <w:r w:rsidR="00460275">
            <w:rPr>
              <w:noProof/>
              <w:webHidden/>
            </w:rPr>
            <w:instrText xml:space="preserve"> PAGEREF _Toc146200898 \h </w:instrText>
          </w:r>
          <w:r w:rsidR="00460275">
            <w:rPr>
              <w:noProof/>
              <w:webHidden/>
            </w:rPr>
          </w:r>
          <w:r w:rsidR="00460275">
            <w:rPr>
              <w:noProof/>
              <w:webHidden/>
            </w:rPr>
            <w:fldChar w:fldCharType="separate"/>
          </w:r>
          <w:r>
            <w:rPr>
              <w:noProof/>
              <w:webHidden/>
            </w:rPr>
            <w:t>7</w:t>
          </w:r>
          <w:r w:rsidR="00460275">
            <w:rPr>
              <w:noProof/>
              <w:webHidden/>
            </w:rPr>
            <w:fldChar w:fldCharType="end"/>
          </w:r>
          <w:r>
            <w:rPr>
              <w:noProof/>
            </w:rPr>
            <w:fldChar w:fldCharType="end"/>
          </w:r>
        </w:p>
        <w:p w14:paraId="63345E3A" w14:textId="7357E7C5" w:rsidR="00460275" w:rsidRDefault="00FC25D6">
          <w:pPr>
            <w:pStyle w:val="TOC1"/>
            <w:tabs>
              <w:tab w:val="right" w:leader="dot" w:pos="10790"/>
            </w:tabs>
            <w:rPr>
              <w:rFonts w:eastAsiaTheme="minorEastAsia"/>
              <w:noProof/>
            </w:rPr>
          </w:pPr>
          <w:r>
            <w:rPr>
              <w:noProof/>
            </w:rPr>
            <w:fldChar w:fldCharType="begin"/>
          </w:r>
          <w:r>
            <w:rPr>
              <w:noProof/>
            </w:rPr>
            <w:instrText>HYPERLINK \l "_Toc146200899"</w:instrText>
          </w:r>
          <w:ins w:id="14" w:author="Rosen, Jim M (GE Vernova)" w:date="2024-10-23T10:17:00Z">
            <w:r w:rsidR="00C70A4E">
              <w:rPr>
                <w:noProof/>
              </w:rPr>
            </w:r>
          </w:ins>
          <w:r>
            <w:rPr>
              <w:noProof/>
            </w:rPr>
            <w:fldChar w:fldCharType="separate"/>
          </w:r>
          <w:r w:rsidR="00460275" w:rsidRPr="002A0ADB">
            <w:rPr>
              <w:rStyle w:val="Hyperlink"/>
              <w:rFonts w:ascii="GE Inspira" w:hAnsi="GE Inspira"/>
              <w:noProof/>
            </w:rPr>
            <w:t>PPE (Personal Protective Equipment)</w:t>
          </w:r>
          <w:r w:rsidR="00460275">
            <w:rPr>
              <w:noProof/>
              <w:webHidden/>
            </w:rPr>
            <w:tab/>
          </w:r>
          <w:r w:rsidR="00460275">
            <w:rPr>
              <w:noProof/>
              <w:webHidden/>
            </w:rPr>
            <w:fldChar w:fldCharType="begin"/>
          </w:r>
          <w:r w:rsidR="00460275">
            <w:rPr>
              <w:noProof/>
              <w:webHidden/>
            </w:rPr>
            <w:instrText xml:space="preserve"> PAGEREF _Toc146200899 \h </w:instrText>
          </w:r>
          <w:r w:rsidR="00460275">
            <w:rPr>
              <w:noProof/>
              <w:webHidden/>
            </w:rPr>
          </w:r>
          <w:r w:rsidR="00460275">
            <w:rPr>
              <w:noProof/>
              <w:webHidden/>
            </w:rPr>
            <w:fldChar w:fldCharType="separate"/>
          </w:r>
          <w:r>
            <w:rPr>
              <w:noProof/>
              <w:webHidden/>
            </w:rPr>
            <w:t>8</w:t>
          </w:r>
          <w:r w:rsidR="00460275">
            <w:rPr>
              <w:noProof/>
              <w:webHidden/>
            </w:rPr>
            <w:fldChar w:fldCharType="end"/>
          </w:r>
          <w:r>
            <w:rPr>
              <w:noProof/>
            </w:rPr>
            <w:fldChar w:fldCharType="end"/>
          </w:r>
        </w:p>
        <w:p w14:paraId="6B0FB028" w14:textId="15776382" w:rsidR="00460275" w:rsidRDefault="00FC25D6">
          <w:pPr>
            <w:pStyle w:val="TOC1"/>
            <w:tabs>
              <w:tab w:val="right" w:leader="dot" w:pos="10790"/>
            </w:tabs>
            <w:rPr>
              <w:rFonts w:eastAsiaTheme="minorEastAsia"/>
              <w:noProof/>
            </w:rPr>
          </w:pPr>
          <w:r>
            <w:rPr>
              <w:noProof/>
            </w:rPr>
            <w:fldChar w:fldCharType="begin"/>
          </w:r>
          <w:r>
            <w:rPr>
              <w:noProof/>
            </w:rPr>
            <w:instrText>HYPERLINK \l "_Toc146200900"</w:instrText>
          </w:r>
          <w:ins w:id="15" w:author="Rosen, Jim M (GE Vernova)" w:date="2024-10-23T10:17:00Z">
            <w:r w:rsidR="00C70A4E">
              <w:rPr>
                <w:noProof/>
              </w:rPr>
            </w:r>
          </w:ins>
          <w:r>
            <w:rPr>
              <w:noProof/>
            </w:rPr>
            <w:fldChar w:fldCharType="separate"/>
          </w:r>
          <w:r w:rsidR="00460275" w:rsidRPr="002A0ADB">
            <w:rPr>
              <w:rStyle w:val="Hyperlink"/>
              <w:rFonts w:ascii="GE Inspira" w:hAnsi="GE Inspira"/>
              <w:noProof/>
            </w:rPr>
            <w:t>(POWRA) Point of Work Risk Assessment</w:t>
          </w:r>
          <w:r w:rsidR="00460275">
            <w:rPr>
              <w:noProof/>
              <w:webHidden/>
            </w:rPr>
            <w:tab/>
          </w:r>
          <w:r w:rsidR="00460275">
            <w:rPr>
              <w:noProof/>
              <w:webHidden/>
            </w:rPr>
            <w:fldChar w:fldCharType="begin"/>
          </w:r>
          <w:r w:rsidR="00460275">
            <w:rPr>
              <w:noProof/>
              <w:webHidden/>
            </w:rPr>
            <w:instrText xml:space="preserve"> PAGEREF _Toc146200900 \h </w:instrText>
          </w:r>
          <w:r w:rsidR="00460275">
            <w:rPr>
              <w:noProof/>
              <w:webHidden/>
            </w:rPr>
          </w:r>
          <w:r w:rsidR="00460275">
            <w:rPr>
              <w:noProof/>
              <w:webHidden/>
            </w:rPr>
            <w:fldChar w:fldCharType="separate"/>
          </w:r>
          <w:r>
            <w:rPr>
              <w:noProof/>
              <w:webHidden/>
            </w:rPr>
            <w:t>8</w:t>
          </w:r>
          <w:r w:rsidR="00460275">
            <w:rPr>
              <w:noProof/>
              <w:webHidden/>
            </w:rPr>
            <w:fldChar w:fldCharType="end"/>
          </w:r>
          <w:r>
            <w:rPr>
              <w:noProof/>
            </w:rPr>
            <w:fldChar w:fldCharType="end"/>
          </w:r>
        </w:p>
        <w:p w14:paraId="53E5ED9C" w14:textId="1BE17523" w:rsidR="00460275" w:rsidRDefault="00FC25D6">
          <w:pPr>
            <w:pStyle w:val="TOC1"/>
            <w:tabs>
              <w:tab w:val="right" w:leader="dot" w:pos="10790"/>
            </w:tabs>
            <w:rPr>
              <w:rFonts w:eastAsiaTheme="minorEastAsia"/>
              <w:noProof/>
            </w:rPr>
          </w:pPr>
          <w:r>
            <w:rPr>
              <w:noProof/>
            </w:rPr>
            <w:fldChar w:fldCharType="begin"/>
          </w:r>
          <w:r>
            <w:rPr>
              <w:noProof/>
            </w:rPr>
            <w:instrText>HYPERLINK \l "_Toc146200901"</w:instrText>
          </w:r>
          <w:ins w:id="16" w:author="Rosen, Jim M (GE Vernova)" w:date="2024-10-23T10:17:00Z">
            <w:r w:rsidR="00C70A4E">
              <w:rPr>
                <w:noProof/>
              </w:rPr>
            </w:r>
          </w:ins>
          <w:r>
            <w:rPr>
              <w:noProof/>
            </w:rPr>
            <w:fldChar w:fldCharType="separate"/>
          </w:r>
          <w:r w:rsidR="00460275" w:rsidRPr="002A0ADB">
            <w:rPr>
              <w:rStyle w:val="Hyperlink"/>
              <w:rFonts w:ascii="GE Inspira" w:hAnsi="GE Inspira"/>
              <w:noProof/>
            </w:rPr>
            <w:t>Customer Tours/Walkdowns</w:t>
          </w:r>
          <w:r w:rsidR="00460275">
            <w:rPr>
              <w:noProof/>
              <w:webHidden/>
            </w:rPr>
            <w:tab/>
          </w:r>
          <w:r w:rsidR="00460275">
            <w:rPr>
              <w:noProof/>
              <w:webHidden/>
            </w:rPr>
            <w:fldChar w:fldCharType="begin"/>
          </w:r>
          <w:r w:rsidR="00460275">
            <w:rPr>
              <w:noProof/>
              <w:webHidden/>
            </w:rPr>
            <w:instrText xml:space="preserve"> PAGEREF _Toc146200901 \h </w:instrText>
          </w:r>
          <w:r w:rsidR="00460275">
            <w:rPr>
              <w:noProof/>
              <w:webHidden/>
            </w:rPr>
          </w:r>
          <w:r w:rsidR="00460275">
            <w:rPr>
              <w:noProof/>
              <w:webHidden/>
            </w:rPr>
            <w:fldChar w:fldCharType="separate"/>
          </w:r>
          <w:r>
            <w:rPr>
              <w:noProof/>
              <w:webHidden/>
            </w:rPr>
            <w:t>8</w:t>
          </w:r>
          <w:r w:rsidR="00460275">
            <w:rPr>
              <w:noProof/>
              <w:webHidden/>
            </w:rPr>
            <w:fldChar w:fldCharType="end"/>
          </w:r>
          <w:r>
            <w:rPr>
              <w:noProof/>
            </w:rPr>
            <w:fldChar w:fldCharType="end"/>
          </w:r>
        </w:p>
        <w:p w14:paraId="36D955E9" w14:textId="40ADE526" w:rsidR="00460275" w:rsidRDefault="00FC25D6">
          <w:pPr>
            <w:pStyle w:val="TOC1"/>
            <w:tabs>
              <w:tab w:val="right" w:leader="dot" w:pos="10790"/>
            </w:tabs>
            <w:rPr>
              <w:rFonts w:eastAsiaTheme="minorEastAsia"/>
              <w:noProof/>
            </w:rPr>
          </w:pPr>
          <w:r>
            <w:rPr>
              <w:noProof/>
            </w:rPr>
            <w:fldChar w:fldCharType="begin"/>
          </w:r>
          <w:r>
            <w:rPr>
              <w:noProof/>
            </w:rPr>
            <w:instrText>HYPERLINK \l "_Toc146200902"</w:instrText>
          </w:r>
          <w:ins w:id="17" w:author="Rosen, Jim M (GE Vernova)" w:date="2024-10-23T10:17:00Z">
            <w:r w:rsidR="00C70A4E">
              <w:rPr>
                <w:noProof/>
              </w:rPr>
            </w:r>
          </w:ins>
          <w:r>
            <w:rPr>
              <w:noProof/>
            </w:rPr>
            <w:fldChar w:fldCharType="separate"/>
          </w:r>
          <w:r w:rsidR="00460275" w:rsidRPr="002A0ADB">
            <w:rPr>
              <w:rStyle w:val="Hyperlink"/>
              <w:rFonts w:ascii="GE Inspira" w:hAnsi="GE Inspira"/>
              <w:noProof/>
            </w:rPr>
            <w:t>Printer(s)</w:t>
          </w:r>
          <w:r w:rsidR="00460275">
            <w:rPr>
              <w:noProof/>
              <w:webHidden/>
            </w:rPr>
            <w:tab/>
          </w:r>
          <w:r w:rsidR="00460275">
            <w:rPr>
              <w:noProof/>
              <w:webHidden/>
            </w:rPr>
            <w:fldChar w:fldCharType="begin"/>
          </w:r>
          <w:r w:rsidR="00460275">
            <w:rPr>
              <w:noProof/>
              <w:webHidden/>
            </w:rPr>
            <w:instrText xml:space="preserve"> PAGEREF _Toc146200902 \h </w:instrText>
          </w:r>
          <w:r w:rsidR="00460275">
            <w:rPr>
              <w:noProof/>
              <w:webHidden/>
            </w:rPr>
          </w:r>
          <w:r w:rsidR="00460275">
            <w:rPr>
              <w:noProof/>
              <w:webHidden/>
            </w:rPr>
            <w:fldChar w:fldCharType="separate"/>
          </w:r>
          <w:r>
            <w:rPr>
              <w:noProof/>
              <w:webHidden/>
            </w:rPr>
            <w:t>9</w:t>
          </w:r>
          <w:r w:rsidR="00460275">
            <w:rPr>
              <w:noProof/>
              <w:webHidden/>
            </w:rPr>
            <w:fldChar w:fldCharType="end"/>
          </w:r>
          <w:r>
            <w:rPr>
              <w:noProof/>
            </w:rPr>
            <w:fldChar w:fldCharType="end"/>
          </w:r>
        </w:p>
        <w:p w14:paraId="4AC1961F" w14:textId="3720B77C" w:rsidR="00460275" w:rsidRDefault="00FC25D6">
          <w:pPr>
            <w:pStyle w:val="TOC1"/>
            <w:tabs>
              <w:tab w:val="right" w:leader="dot" w:pos="10790"/>
            </w:tabs>
            <w:rPr>
              <w:rFonts w:eastAsiaTheme="minorEastAsia"/>
              <w:noProof/>
            </w:rPr>
          </w:pPr>
          <w:r>
            <w:rPr>
              <w:noProof/>
            </w:rPr>
            <w:fldChar w:fldCharType="begin"/>
          </w:r>
          <w:r>
            <w:rPr>
              <w:noProof/>
            </w:rPr>
            <w:instrText>HYPERLINK \l "_Toc146200903"</w:instrText>
          </w:r>
          <w:ins w:id="18" w:author="Rosen, Jim M (GE Vernova)" w:date="2024-10-23T10:17:00Z">
            <w:r w:rsidR="00C70A4E">
              <w:rPr>
                <w:noProof/>
              </w:rPr>
            </w:r>
          </w:ins>
          <w:r>
            <w:rPr>
              <w:noProof/>
            </w:rPr>
            <w:fldChar w:fldCharType="separate"/>
          </w:r>
          <w:r w:rsidR="00460275" w:rsidRPr="002A0ADB">
            <w:rPr>
              <w:rStyle w:val="Hyperlink"/>
              <w:rFonts w:ascii="GE Inspira" w:hAnsi="GE Inspira"/>
              <w:noProof/>
            </w:rPr>
            <w:t>Facilities Issues</w:t>
          </w:r>
          <w:r w:rsidR="00460275">
            <w:rPr>
              <w:noProof/>
              <w:webHidden/>
            </w:rPr>
            <w:tab/>
          </w:r>
          <w:r w:rsidR="00460275">
            <w:rPr>
              <w:noProof/>
              <w:webHidden/>
            </w:rPr>
            <w:fldChar w:fldCharType="begin"/>
          </w:r>
          <w:r w:rsidR="00460275">
            <w:rPr>
              <w:noProof/>
              <w:webHidden/>
            </w:rPr>
            <w:instrText xml:space="preserve"> PAGEREF _Toc146200903 \h </w:instrText>
          </w:r>
          <w:r w:rsidR="00460275">
            <w:rPr>
              <w:noProof/>
              <w:webHidden/>
            </w:rPr>
          </w:r>
          <w:r w:rsidR="00460275">
            <w:rPr>
              <w:noProof/>
              <w:webHidden/>
            </w:rPr>
            <w:fldChar w:fldCharType="separate"/>
          </w:r>
          <w:r>
            <w:rPr>
              <w:noProof/>
              <w:webHidden/>
            </w:rPr>
            <w:t>10</w:t>
          </w:r>
          <w:r w:rsidR="00460275">
            <w:rPr>
              <w:noProof/>
              <w:webHidden/>
            </w:rPr>
            <w:fldChar w:fldCharType="end"/>
          </w:r>
          <w:r>
            <w:rPr>
              <w:noProof/>
            </w:rPr>
            <w:fldChar w:fldCharType="end"/>
          </w:r>
        </w:p>
        <w:p w14:paraId="7FA9123A" w14:textId="18092307" w:rsidR="00460275" w:rsidRDefault="00FC25D6">
          <w:pPr>
            <w:pStyle w:val="TOC1"/>
            <w:tabs>
              <w:tab w:val="right" w:leader="dot" w:pos="10790"/>
            </w:tabs>
            <w:rPr>
              <w:rFonts w:eastAsiaTheme="minorEastAsia"/>
              <w:noProof/>
            </w:rPr>
          </w:pPr>
          <w:r>
            <w:rPr>
              <w:noProof/>
            </w:rPr>
            <w:fldChar w:fldCharType="begin"/>
          </w:r>
          <w:r>
            <w:rPr>
              <w:noProof/>
            </w:rPr>
            <w:instrText>HYPERLINK \l "_Toc146200904"</w:instrText>
          </w:r>
          <w:ins w:id="19" w:author="Rosen, Jim M (GE Vernova)" w:date="2024-10-23T10:17:00Z">
            <w:r w:rsidR="00C70A4E">
              <w:rPr>
                <w:noProof/>
              </w:rPr>
            </w:r>
          </w:ins>
          <w:r>
            <w:rPr>
              <w:noProof/>
            </w:rPr>
            <w:fldChar w:fldCharType="separate"/>
          </w:r>
          <w:r w:rsidR="00460275" w:rsidRPr="002A0ADB">
            <w:rPr>
              <w:rStyle w:val="Hyperlink"/>
              <w:rFonts w:ascii="GE Inspira" w:hAnsi="GE Inspira"/>
              <w:noProof/>
            </w:rPr>
            <w:t>Operating the AV system in 1233/1235 and 1128-1131 in Building 1</w:t>
          </w:r>
          <w:r w:rsidR="00460275">
            <w:rPr>
              <w:noProof/>
              <w:webHidden/>
            </w:rPr>
            <w:tab/>
          </w:r>
          <w:r w:rsidR="00460275">
            <w:rPr>
              <w:noProof/>
              <w:webHidden/>
            </w:rPr>
            <w:fldChar w:fldCharType="begin"/>
          </w:r>
          <w:r w:rsidR="00460275">
            <w:rPr>
              <w:noProof/>
              <w:webHidden/>
            </w:rPr>
            <w:instrText xml:space="preserve"> PAGEREF _Toc146200904 \h </w:instrText>
          </w:r>
          <w:r w:rsidR="00460275">
            <w:rPr>
              <w:noProof/>
              <w:webHidden/>
            </w:rPr>
          </w:r>
          <w:r w:rsidR="00460275">
            <w:rPr>
              <w:noProof/>
              <w:webHidden/>
            </w:rPr>
            <w:fldChar w:fldCharType="separate"/>
          </w:r>
          <w:r>
            <w:rPr>
              <w:noProof/>
              <w:webHidden/>
            </w:rPr>
            <w:t>11</w:t>
          </w:r>
          <w:r w:rsidR="00460275">
            <w:rPr>
              <w:noProof/>
              <w:webHidden/>
            </w:rPr>
            <w:fldChar w:fldCharType="end"/>
          </w:r>
          <w:r>
            <w:rPr>
              <w:noProof/>
            </w:rPr>
            <w:fldChar w:fldCharType="end"/>
          </w:r>
        </w:p>
        <w:p w14:paraId="142D3BA6" w14:textId="37AEE889" w:rsidR="00460275" w:rsidRDefault="00FC25D6">
          <w:pPr>
            <w:pStyle w:val="TOC1"/>
            <w:tabs>
              <w:tab w:val="right" w:leader="dot" w:pos="10790"/>
            </w:tabs>
            <w:rPr>
              <w:rFonts w:eastAsiaTheme="minorEastAsia"/>
              <w:noProof/>
            </w:rPr>
          </w:pPr>
          <w:r>
            <w:rPr>
              <w:noProof/>
            </w:rPr>
            <w:fldChar w:fldCharType="begin"/>
          </w:r>
          <w:r>
            <w:rPr>
              <w:noProof/>
            </w:rPr>
            <w:instrText>HYPERLINK \l "_Toc146200905"</w:instrText>
          </w:r>
          <w:ins w:id="20" w:author="Rosen, Jim M (GE Vernova)" w:date="2024-10-23T10:17:00Z">
            <w:r w:rsidR="00C70A4E">
              <w:rPr>
                <w:noProof/>
              </w:rPr>
            </w:r>
          </w:ins>
          <w:r>
            <w:rPr>
              <w:noProof/>
            </w:rPr>
            <w:fldChar w:fldCharType="separate"/>
          </w:r>
          <w:r w:rsidR="00460275" w:rsidRPr="002A0ADB">
            <w:rPr>
              <w:rStyle w:val="Hyperlink"/>
              <w:rFonts w:ascii="GE Inspira Sans" w:hAnsi="GE Inspira Sans"/>
              <w:noProof/>
            </w:rPr>
            <w:t>Office Supplies and PPE</w:t>
          </w:r>
          <w:r w:rsidR="00460275">
            <w:rPr>
              <w:noProof/>
              <w:webHidden/>
            </w:rPr>
            <w:tab/>
          </w:r>
          <w:r w:rsidR="00460275">
            <w:rPr>
              <w:noProof/>
              <w:webHidden/>
            </w:rPr>
            <w:fldChar w:fldCharType="begin"/>
          </w:r>
          <w:r w:rsidR="00460275">
            <w:rPr>
              <w:noProof/>
              <w:webHidden/>
            </w:rPr>
            <w:instrText xml:space="preserve"> PAGEREF _Toc146200905 \h </w:instrText>
          </w:r>
          <w:r w:rsidR="00460275">
            <w:rPr>
              <w:noProof/>
              <w:webHidden/>
            </w:rPr>
          </w:r>
          <w:r w:rsidR="00460275">
            <w:rPr>
              <w:noProof/>
              <w:webHidden/>
            </w:rPr>
            <w:fldChar w:fldCharType="separate"/>
          </w:r>
          <w:r>
            <w:rPr>
              <w:noProof/>
              <w:webHidden/>
            </w:rPr>
            <w:t>15</w:t>
          </w:r>
          <w:r w:rsidR="00460275">
            <w:rPr>
              <w:noProof/>
              <w:webHidden/>
            </w:rPr>
            <w:fldChar w:fldCharType="end"/>
          </w:r>
          <w:r>
            <w:rPr>
              <w:noProof/>
            </w:rPr>
            <w:fldChar w:fldCharType="end"/>
          </w:r>
        </w:p>
        <w:p w14:paraId="26561D75" w14:textId="5CFE8F11" w:rsidR="00460275" w:rsidRDefault="00FC25D6">
          <w:pPr>
            <w:pStyle w:val="TOC1"/>
            <w:tabs>
              <w:tab w:val="right" w:leader="dot" w:pos="10790"/>
            </w:tabs>
            <w:rPr>
              <w:rFonts w:eastAsiaTheme="minorEastAsia"/>
              <w:noProof/>
            </w:rPr>
          </w:pPr>
          <w:r>
            <w:rPr>
              <w:noProof/>
            </w:rPr>
            <w:fldChar w:fldCharType="begin"/>
          </w:r>
          <w:r>
            <w:rPr>
              <w:noProof/>
            </w:rPr>
            <w:instrText>HYPERLINK \l "_Toc146200906"</w:instrText>
          </w:r>
          <w:ins w:id="21" w:author="Rosen, Jim M (GE Vernova)" w:date="2024-10-23T10:17:00Z">
            <w:r w:rsidR="00C70A4E">
              <w:rPr>
                <w:noProof/>
              </w:rPr>
            </w:r>
          </w:ins>
          <w:r>
            <w:rPr>
              <w:noProof/>
            </w:rPr>
            <w:fldChar w:fldCharType="separate"/>
          </w:r>
          <w:r w:rsidR="00460275" w:rsidRPr="002A0ADB">
            <w:rPr>
              <w:rStyle w:val="Hyperlink"/>
              <w:rFonts w:ascii="GE Inspira Sans" w:hAnsi="GE Inspira Sans"/>
              <w:noProof/>
            </w:rPr>
            <w:t>End-of-Class Classroom Checklist for Instructors</w:t>
          </w:r>
          <w:r w:rsidR="00460275">
            <w:rPr>
              <w:noProof/>
              <w:webHidden/>
            </w:rPr>
            <w:tab/>
          </w:r>
          <w:r w:rsidR="00460275">
            <w:rPr>
              <w:noProof/>
              <w:webHidden/>
            </w:rPr>
            <w:fldChar w:fldCharType="begin"/>
          </w:r>
          <w:r w:rsidR="00460275">
            <w:rPr>
              <w:noProof/>
              <w:webHidden/>
            </w:rPr>
            <w:instrText xml:space="preserve"> PAGEREF _Toc146200906 \h </w:instrText>
          </w:r>
          <w:r w:rsidR="00460275">
            <w:rPr>
              <w:noProof/>
              <w:webHidden/>
            </w:rPr>
          </w:r>
          <w:r w:rsidR="00460275">
            <w:rPr>
              <w:noProof/>
              <w:webHidden/>
            </w:rPr>
            <w:fldChar w:fldCharType="separate"/>
          </w:r>
          <w:r>
            <w:rPr>
              <w:noProof/>
              <w:webHidden/>
            </w:rPr>
            <w:t>16</w:t>
          </w:r>
          <w:r w:rsidR="00460275">
            <w:rPr>
              <w:noProof/>
              <w:webHidden/>
            </w:rPr>
            <w:fldChar w:fldCharType="end"/>
          </w:r>
          <w:r>
            <w:rPr>
              <w:noProof/>
            </w:rPr>
            <w:fldChar w:fldCharType="end"/>
          </w:r>
        </w:p>
        <w:p w14:paraId="19D3F3E5" w14:textId="03DD7D33" w:rsidR="003A151D" w:rsidRDefault="003A151D">
          <w:r>
            <w:rPr>
              <w:b/>
              <w:bCs/>
              <w:noProof/>
            </w:rPr>
            <w:fldChar w:fldCharType="end"/>
          </w:r>
        </w:p>
      </w:sdtContent>
    </w:sdt>
    <w:p w14:paraId="3353E5FD" w14:textId="2DBBEBFD" w:rsidR="002D572D" w:rsidRDefault="00773101" w:rsidP="00460275">
      <w:pPr>
        <w:spacing w:after="0"/>
        <w:ind w:right="-900"/>
        <w:jc w:val="both"/>
        <w:rPr>
          <w:rFonts w:ascii="GE Inspira" w:hAnsi="GE Inspira"/>
          <w:sz w:val="40"/>
          <w:u w:val="single"/>
        </w:rPr>
      </w:pPr>
      <w:r>
        <w:br w:type="page"/>
      </w:r>
      <w:bookmarkStart w:id="22" w:name="_Toc146200896"/>
      <w:r w:rsidR="00305B6E" w:rsidRPr="00305B6E">
        <w:rPr>
          <w:rFonts w:ascii="GE Inspira" w:hAnsi="GE Inspira"/>
          <w:sz w:val="40"/>
          <w:u w:val="single"/>
        </w:rPr>
        <w:lastRenderedPageBreak/>
        <w:t>Arri</w:t>
      </w:r>
      <w:r w:rsidR="002D572D" w:rsidRPr="00305B6E">
        <w:rPr>
          <w:rFonts w:ascii="GE Inspira" w:hAnsi="GE Inspira"/>
          <w:sz w:val="40"/>
          <w:u w:val="single"/>
        </w:rPr>
        <w:t>val at the HLC</w:t>
      </w:r>
      <w:bookmarkEnd w:id="22"/>
    </w:p>
    <w:p w14:paraId="34358568" w14:textId="19269ECA" w:rsidR="00064814" w:rsidRPr="00064814" w:rsidRDefault="00FC25D6" w:rsidP="00064814">
      <w:pPr>
        <w:rPr>
          <w:rFonts w:ascii="GE Inspira" w:hAnsi="GE Inspira"/>
          <w:b/>
          <w:bCs/>
          <w:color w:val="FF0000"/>
          <w:sz w:val="28"/>
          <w:szCs w:val="28"/>
        </w:rPr>
      </w:pPr>
      <w:hyperlink r:id="rId29" w:history="1">
        <w:r w:rsidR="00064814" w:rsidRPr="00064814">
          <w:rPr>
            <w:rStyle w:val="Hyperlink"/>
            <w:rFonts w:ascii="GE Inspira" w:hAnsi="GE Inspira"/>
            <w:b/>
            <w:bCs/>
            <w:color w:val="FF0000"/>
            <w:sz w:val="28"/>
            <w:szCs w:val="28"/>
          </w:rPr>
          <w:t>Houston Learning Center COVID-19 Protocols</w:t>
        </w:r>
      </w:hyperlink>
      <w:r w:rsidR="00064814" w:rsidRPr="00064814">
        <w:rPr>
          <w:rFonts w:ascii="GE Inspira" w:hAnsi="GE Inspira"/>
          <w:b/>
          <w:bCs/>
          <w:color w:val="FF0000"/>
          <w:sz w:val="28"/>
          <w:szCs w:val="28"/>
        </w:rPr>
        <w:t xml:space="preserve"> </w:t>
      </w:r>
    </w:p>
    <w:p w14:paraId="1B17F6F9" w14:textId="77777777" w:rsidR="002D572D" w:rsidRPr="003D2280" w:rsidRDefault="002D572D" w:rsidP="002D572D">
      <w:pPr>
        <w:rPr>
          <w:rFonts w:ascii="GE Inspira" w:hAnsi="GE Inspira"/>
          <w:color w:val="17365D" w:themeColor="text2" w:themeShade="BF"/>
        </w:rPr>
      </w:pPr>
      <w:r w:rsidRPr="003D2280">
        <w:rPr>
          <w:rFonts w:ascii="GE Inspira" w:hAnsi="GE Inspira"/>
          <w:color w:val="17365D" w:themeColor="text2" w:themeShade="BF"/>
        </w:rPr>
        <w:t xml:space="preserve">Upon arrival at the HLC for the first time check in with the gate guard and park in the visitor parking.   Proceed to the security desk in the lobby and ask security to contact your PLL.  Your PLL will assist in issuing you a blue HLC staff badge allowing you access to the facility and directing you to your classroom or lab area.  If your PLL is not available, </w:t>
      </w:r>
      <w:r w:rsidR="00423B08">
        <w:rPr>
          <w:rFonts w:ascii="GE Inspira" w:hAnsi="GE Inspira"/>
          <w:color w:val="17365D" w:themeColor="text2" w:themeShade="BF"/>
        </w:rPr>
        <w:t xml:space="preserve">ask security to </w:t>
      </w:r>
      <w:r w:rsidRPr="003D2280">
        <w:rPr>
          <w:rFonts w:ascii="GE Inspira" w:hAnsi="GE Inspira"/>
          <w:color w:val="17365D" w:themeColor="text2" w:themeShade="BF"/>
        </w:rPr>
        <w:t>contact any of the PLLs or Training Delivery Manager.   Once checked in please move your vehicle from visitor parking to the staff parking lot on the East side of the facility behind Building 1.</w:t>
      </w:r>
    </w:p>
    <w:p w14:paraId="016A5CEB" w14:textId="77777777" w:rsidR="002D572D" w:rsidRDefault="002D572D" w:rsidP="002D572D">
      <w:pPr>
        <w:rPr>
          <w:rFonts w:ascii="GE Inspira" w:hAnsi="GE Inspira"/>
          <w:color w:val="17365D" w:themeColor="text2" w:themeShade="BF"/>
        </w:rPr>
      </w:pPr>
      <w:r w:rsidRPr="003D2280">
        <w:rPr>
          <w:rFonts w:ascii="GE Inspira" w:hAnsi="GE Inspira"/>
          <w:color w:val="17365D" w:themeColor="text2" w:themeShade="BF"/>
        </w:rPr>
        <w:t xml:space="preserve">If you have previously been to the HLC and already have a blue HLC staff badge, you may proceed directly to the staff parking lot after checking in with the gate guard.  </w:t>
      </w:r>
      <w:r w:rsidR="00967015" w:rsidRPr="003D2280">
        <w:rPr>
          <w:rFonts w:ascii="GE Inspira" w:hAnsi="GE Inspira"/>
          <w:color w:val="17365D" w:themeColor="text2" w:themeShade="BF"/>
        </w:rPr>
        <w:t>Please</w:t>
      </w:r>
      <w:r w:rsidRPr="003D2280">
        <w:rPr>
          <w:rFonts w:ascii="GE Inspira" w:hAnsi="GE Inspira"/>
          <w:color w:val="17365D" w:themeColor="text2" w:themeShade="BF"/>
        </w:rPr>
        <w:t xml:space="preserve"> contact your PLL upon arrival to let him/her know you are onsite and for further direction.</w:t>
      </w:r>
    </w:p>
    <w:p w14:paraId="687B4829" w14:textId="77777777" w:rsidR="008F53F7" w:rsidRDefault="008F53F7" w:rsidP="002D572D">
      <w:pPr>
        <w:rPr>
          <w:rFonts w:ascii="GE Inspira" w:hAnsi="GE Inspira"/>
          <w:color w:val="17365D" w:themeColor="text2" w:themeShade="BF"/>
        </w:rPr>
      </w:pPr>
      <w:r>
        <w:rPr>
          <w:rFonts w:ascii="GE Inspira" w:hAnsi="GE Inspira"/>
          <w:color w:val="17365D" w:themeColor="text2" w:themeShade="BF"/>
        </w:rPr>
        <w:t>Your blue HLC staff badge will give you access to the facility 24/7.  If you do not have a blue HLC staff badge, you will need to contact your PLL.</w:t>
      </w:r>
      <w:r w:rsidR="000F0229">
        <w:rPr>
          <w:rFonts w:ascii="GE Inspira" w:hAnsi="GE Inspira"/>
          <w:color w:val="17365D" w:themeColor="text2" w:themeShade="BF"/>
        </w:rPr>
        <w:t xml:space="preserve">  HLC business hours are Monday – Friday, 7:30 am – 4:30 pm.</w:t>
      </w:r>
    </w:p>
    <w:p w14:paraId="5C8C2DDA" w14:textId="77777777" w:rsidR="000771ED" w:rsidRDefault="000771ED" w:rsidP="002D572D">
      <w:pPr>
        <w:rPr>
          <w:rFonts w:ascii="GE Inspira" w:hAnsi="GE Inspira"/>
          <w:color w:val="17365D" w:themeColor="text2" w:themeShade="BF"/>
        </w:rPr>
      </w:pPr>
    </w:p>
    <w:p w14:paraId="08C7EB27" w14:textId="77777777" w:rsidR="000771ED" w:rsidRPr="000771ED" w:rsidRDefault="000771ED" w:rsidP="000771ED">
      <w:pPr>
        <w:pStyle w:val="ListParagraph"/>
        <w:numPr>
          <w:ilvl w:val="0"/>
          <w:numId w:val="11"/>
        </w:numPr>
        <w:rPr>
          <w:rFonts w:ascii="GE Inspira" w:hAnsi="GE Inspira"/>
          <w:color w:val="17365D" w:themeColor="text2" w:themeShade="BF"/>
        </w:rPr>
      </w:pPr>
      <w:r w:rsidRPr="000771ED">
        <w:rPr>
          <w:rFonts w:ascii="GE Inspira" w:hAnsi="GE Inspira"/>
          <w:color w:val="17365D" w:themeColor="text2" w:themeShade="BF"/>
        </w:rPr>
        <w:t xml:space="preserve">The digital version of this document is located here: </w:t>
      </w:r>
      <w:hyperlink r:id="rId30" w:history="1">
        <w:r w:rsidRPr="000771ED">
          <w:rPr>
            <w:rStyle w:val="Hyperlink"/>
            <w:rFonts w:ascii="GE Inspira" w:hAnsi="GE Inspira"/>
          </w:rPr>
          <w:t>https://ge.box.com/v/HLCInstructorAddendum</w:t>
        </w:r>
      </w:hyperlink>
    </w:p>
    <w:p w14:paraId="7894DA4E" w14:textId="77777777" w:rsidR="000771ED" w:rsidRPr="000771ED" w:rsidRDefault="000771ED" w:rsidP="000771ED">
      <w:pPr>
        <w:pStyle w:val="ListParagraph"/>
        <w:numPr>
          <w:ilvl w:val="0"/>
          <w:numId w:val="11"/>
        </w:numPr>
        <w:rPr>
          <w:rFonts w:ascii="GE Inspira Sans" w:hAnsi="GE Inspira Sans"/>
        </w:rPr>
      </w:pPr>
      <w:r w:rsidRPr="000771ED">
        <w:rPr>
          <w:rFonts w:ascii="GE Inspira" w:hAnsi="GE Inspira"/>
          <w:color w:val="17365D" w:themeColor="text2" w:themeShade="BF"/>
        </w:rPr>
        <w:t xml:space="preserve">The full version of the HLC Guidebook can be found here:  </w:t>
      </w:r>
      <w:hyperlink r:id="rId31" w:history="1">
        <w:r w:rsidRPr="000771ED">
          <w:rPr>
            <w:rStyle w:val="Hyperlink"/>
            <w:rFonts w:ascii="GE Inspira Sans" w:hAnsi="GE Inspira Sans"/>
          </w:rPr>
          <w:t>https://ge.box.com/v/HLCGuidebook2017</w:t>
        </w:r>
      </w:hyperlink>
    </w:p>
    <w:p w14:paraId="0187E9CF" w14:textId="1EC7CC81" w:rsidR="000771ED" w:rsidRPr="00F91EF9" w:rsidRDefault="000771ED" w:rsidP="000771ED">
      <w:pPr>
        <w:pStyle w:val="ListParagraph"/>
        <w:numPr>
          <w:ilvl w:val="0"/>
          <w:numId w:val="11"/>
        </w:numPr>
        <w:rPr>
          <w:rStyle w:val="Hyperlink"/>
          <w:rFonts w:ascii="GE Inspira" w:hAnsi="GE Inspira"/>
          <w:color w:val="17365D" w:themeColor="text2" w:themeShade="BF"/>
          <w:u w:val="none"/>
        </w:rPr>
      </w:pPr>
      <w:r w:rsidRPr="000771ED">
        <w:rPr>
          <w:rFonts w:ascii="GE Inspira" w:hAnsi="GE Inspira"/>
          <w:color w:val="17365D" w:themeColor="text2" w:themeShade="BF"/>
        </w:rPr>
        <w:t xml:space="preserve">The HLC utilizes a customized app to provide information about the facility, recommended hotels, </w:t>
      </w:r>
      <w:proofErr w:type="gramStart"/>
      <w:r w:rsidRPr="000771ED">
        <w:rPr>
          <w:rFonts w:ascii="GE Inspira" w:hAnsi="GE Inspira"/>
          <w:color w:val="17365D" w:themeColor="text2" w:themeShade="BF"/>
        </w:rPr>
        <w:t>restaurants</w:t>
      </w:r>
      <w:proofErr w:type="gramEnd"/>
      <w:r w:rsidRPr="000771ED">
        <w:rPr>
          <w:rFonts w:ascii="GE Inspira" w:hAnsi="GE Inspira"/>
          <w:color w:val="17365D" w:themeColor="text2" w:themeShade="BF"/>
        </w:rPr>
        <w:t xml:space="preserve"> and activities.  We will also use the app to communicate important information while you are here.  Please download the app here: Apple: </w:t>
      </w:r>
      <w:hyperlink r:id="rId32" w:history="1">
        <w:r w:rsidRPr="000771ED">
          <w:rPr>
            <w:rStyle w:val="Hyperlink"/>
            <w:rFonts w:ascii="GE Inspira" w:hAnsi="GE Inspira"/>
          </w:rPr>
          <w:t>http://bit.ly/2fVZKi3</w:t>
        </w:r>
      </w:hyperlink>
      <w:r w:rsidRPr="000771ED">
        <w:rPr>
          <w:rFonts w:ascii="GE Inspira" w:hAnsi="GE Inspira"/>
          <w:color w:val="17365D" w:themeColor="text2" w:themeShade="BF"/>
        </w:rPr>
        <w:t xml:space="preserve">  Android: </w:t>
      </w:r>
      <w:hyperlink r:id="rId33" w:history="1">
        <w:r w:rsidRPr="000771ED">
          <w:rPr>
            <w:rStyle w:val="Hyperlink"/>
            <w:rFonts w:ascii="GE Inspira" w:hAnsi="GE Inspira"/>
          </w:rPr>
          <w:t>http://bit.ly/2f4NQBA</w:t>
        </w:r>
      </w:hyperlink>
    </w:p>
    <w:p w14:paraId="077A6348" w14:textId="77777777" w:rsidR="00F91EF9" w:rsidRDefault="00F91EF9">
      <w:pPr>
        <w:rPr>
          <w:rFonts w:ascii="GE Inspira" w:eastAsiaTheme="majorEastAsia" w:hAnsi="GE Inspira" w:cstheme="majorBidi"/>
          <w:b/>
          <w:bCs/>
          <w:color w:val="365F91" w:themeColor="accent1" w:themeShade="BF"/>
          <w:sz w:val="40"/>
          <w:szCs w:val="28"/>
          <w:u w:val="single"/>
        </w:rPr>
      </w:pPr>
      <w:r>
        <w:rPr>
          <w:rFonts w:ascii="GE Inspira" w:hAnsi="GE Inspira"/>
          <w:sz w:val="40"/>
          <w:u w:val="single"/>
        </w:rPr>
        <w:br w:type="page"/>
      </w:r>
    </w:p>
    <w:p w14:paraId="5BAF5E3C" w14:textId="00D1B0DB" w:rsidR="00F91EF9" w:rsidRPr="00F91EF9" w:rsidRDefault="00F91EF9" w:rsidP="00F91EF9">
      <w:pPr>
        <w:pStyle w:val="Heading1"/>
        <w:rPr>
          <w:rFonts w:ascii="GE Inspira" w:hAnsi="GE Inspira"/>
          <w:sz w:val="40"/>
          <w:u w:val="single"/>
        </w:rPr>
      </w:pPr>
      <w:bookmarkStart w:id="23" w:name="_Toc146200897"/>
      <w:r w:rsidRPr="00F91EF9">
        <w:rPr>
          <w:rFonts w:ascii="GE Inspira" w:hAnsi="GE Inspira"/>
          <w:sz w:val="40"/>
          <w:u w:val="single"/>
        </w:rPr>
        <w:lastRenderedPageBreak/>
        <w:t>Primary Point of Contact for Issues</w:t>
      </w:r>
      <w:bookmarkEnd w:id="23"/>
    </w:p>
    <w:p w14:paraId="56216D42" w14:textId="4C71609E" w:rsidR="000771ED" w:rsidRDefault="00DC5C58" w:rsidP="00F91EF9">
      <w:ins w:id="24" w:author="Rosen, Jim Matthew (GE Vernova)" w:date="2023-10-23T09:40:00Z">
        <w:r>
          <w:t xml:space="preserve">Once class begins, you should be the primary point of contact to escalate </w:t>
        </w:r>
        <w:proofErr w:type="spellStart"/>
        <w:r>
          <w:t>any</w:t>
        </w:r>
      </w:ins>
      <w:commentRangeStart w:id="25"/>
      <w:del w:id="26" w:author="Rosen, Jim Matthew (GE Vernova)" w:date="2023-10-23T09:40:00Z">
        <w:r w:rsidR="00F91EF9" w:rsidDel="00DC5C58">
          <w:delText xml:space="preserve">If you encounter any </w:delText>
        </w:r>
      </w:del>
      <w:r w:rsidR="00F91EF9">
        <w:t>issues</w:t>
      </w:r>
      <w:proofErr w:type="spellEnd"/>
      <w:r w:rsidR="00F91EF9">
        <w:t xml:space="preserve"> while at the HLC or need support, please reference the chart below for determining who your primary point of contact is for various needs.  If 2 names are listed, you may reach out to either person.</w:t>
      </w:r>
      <w:ins w:id="27" w:author="Wright, Jennifer (GE Vernova)" w:date="2023-09-25T14:35:00Z">
        <w:r w:rsidR="00544B9F">
          <w:t xml:space="preserve"> </w:t>
        </w:r>
      </w:ins>
      <w:commentRangeEnd w:id="25"/>
      <w:ins w:id="28" w:author="Wright, Jennifer (GE Vernova)" w:date="2023-09-25T14:36:00Z">
        <w:r w:rsidR="00544B9F">
          <w:rPr>
            <w:rStyle w:val="CommentReference"/>
          </w:rPr>
          <w:commentReference w:id="25"/>
        </w:r>
      </w:ins>
    </w:p>
    <w:tbl>
      <w:tblPr>
        <w:tblW w:w="11160" w:type="dxa"/>
        <w:tblInd w:w="-370" w:type="dxa"/>
        <w:tblLook w:val="04A0" w:firstRow="1" w:lastRow="0" w:firstColumn="1" w:lastColumn="0" w:noHBand="0" w:noVBand="1"/>
      </w:tblPr>
      <w:tblGrid>
        <w:gridCol w:w="1440"/>
        <w:gridCol w:w="425"/>
        <w:gridCol w:w="1358"/>
        <w:gridCol w:w="657"/>
        <w:gridCol w:w="2430"/>
        <w:gridCol w:w="1877"/>
        <w:gridCol w:w="2973"/>
        <w:tblGridChange w:id="29">
          <w:tblGrid>
            <w:gridCol w:w="720"/>
            <w:gridCol w:w="720"/>
            <w:gridCol w:w="720"/>
            <w:gridCol w:w="425"/>
            <w:gridCol w:w="1295"/>
            <w:gridCol w:w="63"/>
            <w:gridCol w:w="657"/>
            <w:gridCol w:w="1710"/>
            <w:gridCol w:w="720"/>
            <w:gridCol w:w="1157"/>
            <w:gridCol w:w="720"/>
            <w:gridCol w:w="2253"/>
            <w:gridCol w:w="720"/>
          </w:tblGrid>
        </w:tblGridChange>
      </w:tblGrid>
      <w:tr w:rsidR="00F91EF9" w:rsidRPr="00F91EF9" w14:paraId="523C7B0E" w14:textId="77777777" w:rsidTr="00544B9F">
        <w:trPr>
          <w:trHeight w:val="315"/>
        </w:trPr>
        <w:tc>
          <w:tcPr>
            <w:tcW w:w="144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70C333A2" w14:textId="77777777"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Issue</w:t>
            </w:r>
          </w:p>
        </w:tc>
        <w:tc>
          <w:tcPr>
            <w:tcW w:w="2440" w:type="dxa"/>
            <w:gridSpan w:val="3"/>
            <w:tcBorders>
              <w:top w:val="single" w:sz="8" w:space="0" w:color="auto"/>
              <w:left w:val="nil"/>
              <w:bottom w:val="single" w:sz="8" w:space="0" w:color="auto"/>
              <w:right w:val="single" w:sz="4" w:space="0" w:color="auto"/>
            </w:tcBorders>
            <w:shd w:val="clear" w:color="auto" w:fill="auto"/>
            <w:noWrap/>
            <w:vAlign w:val="bottom"/>
            <w:hideMark/>
          </w:tcPr>
          <w:p w14:paraId="0BA0B867" w14:textId="77777777"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Internal</w:t>
            </w:r>
          </w:p>
        </w:tc>
        <w:tc>
          <w:tcPr>
            <w:tcW w:w="4307"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2FCF0649" w14:textId="77777777"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Customer</w:t>
            </w:r>
          </w:p>
        </w:tc>
        <w:tc>
          <w:tcPr>
            <w:tcW w:w="2973" w:type="dxa"/>
            <w:tcBorders>
              <w:top w:val="nil"/>
              <w:left w:val="nil"/>
              <w:bottom w:val="nil"/>
              <w:right w:val="nil"/>
            </w:tcBorders>
            <w:shd w:val="clear" w:color="auto" w:fill="auto"/>
            <w:noWrap/>
            <w:vAlign w:val="bottom"/>
            <w:hideMark/>
          </w:tcPr>
          <w:p w14:paraId="3430E135" w14:textId="77777777" w:rsidR="00F91EF9" w:rsidRPr="00F91EF9" w:rsidRDefault="00F91EF9" w:rsidP="00F91EF9">
            <w:pPr>
              <w:spacing w:after="0" w:line="240" w:lineRule="auto"/>
              <w:jc w:val="center"/>
              <w:rPr>
                <w:rFonts w:ascii="Calibri" w:eastAsia="Times New Roman" w:hAnsi="Calibri" w:cs="Calibri"/>
                <w:color w:val="000000"/>
              </w:rPr>
            </w:pPr>
          </w:p>
        </w:tc>
      </w:tr>
      <w:tr w:rsidR="00F91EF9" w:rsidRPr="00F91EF9" w14:paraId="18D1177F" w14:textId="77777777" w:rsidTr="00544B9F">
        <w:tblPrEx>
          <w:tblW w:w="11160" w:type="dxa"/>
          <w:tblInd w:w="-370" w:type="dxa"/>
          <w:tblPrExChange w:id="30" w:author="Wright, Jennifer (GE Vernova)" w:date="2023-09-25T14:54:00Z">
            <w:tblPrEx>
              <w:tblW w:w="11160" w:type="dxa"/>
              <w:tblInd w:w="-370" w:type="dxa"/>
            </w:tblPrEx>
          </w:tblPrExChange>
        </w:tblPrEx>
        <w:trPr>
          <w:trHeight w:val="315"/>
          <w:trPrChange w:id="31" w:author="Wright, Jennifer (GE Vernova)" w:date="2023-09-25T14:54:00Z">
            <w:trPr>
              <w:gridBefore w:val="1"/>
              <w:trHeight w:val="315"/>
            </w:trPr>
          </w:trPrChange>
        </w:trPr>
        <w:tc>
          <w:tcPr>
            <w:tcW w:w="1440" w:type="dxa"/>
            <w:vMerge/>
            <w:tcBorders>
              <w:top w:val="single" w:sz="8" w:space="0" w:color="auto"/>
              <w:left w:val="single" w:sz="8" w:space="0" w:color="auto"/>
              <w:bottom w:val="single" w:sz="8" w:space="0" w:color="000000"/>
              <w:right w:val="single" w:sz="8" w:space="0" w:color="auto"/>
            </w:tcBorders>
            <w:vAlign w:val="center"/>
            <w:hideMark/>
            <w:tcPrChange w:id="32" w:author="Wright, Jennifer (GE Vernova)" w:date="2023-09-25T14:54:00Z">
              <w:tcPr>
                <w:tcW w:w="1440" w:type="dxa"/>
                <w:gridSpan w:val="2"/>
                <w:vMerge/>
                <w:tcBorders>
                  <w:top w:val="single" w:sz="8" w:space="0" w:color="auto"/>
                  <w:left w:val="single" w:sz="8" w:space="0" w:color="auto"/>
                  <w:bottom w:val="single" w:sz="8" w:space="0" w:color="000000"/>
                  <w:right w:val="single" w:sz="8" w:space="0" w:color="auto"/>
                </w:tcBorders>
                <w:vAlign w:val="center"/>
                <w:hideMark/>
              </w:tcPr>
            </w:tcPrChange>
          </w:tcPr>
          <w:p w14:paraId="7549A8E4" w14:textId="77777777" w:rsidR="00F91EF9" w:rsidRPr="00F91EF9" w:rsidRDefault="00F91EF9" w:rsidP="00F91EF9">
            <w:pPr>
              <w:spacing w:after="0" w:line="240" w:lineRule="auto"/>
              <w:rPr>
                <w:rFonts w:ascii="Calibri" w:eastAsia="Times New Roman" w:hAnsi="Calibri" w:cs="Calibri"/>
                <w:color w:val="000000"/>
              </w:rPr>
            </w:pPr>
          </w:p>
        </w:tc>
        <w:tc>
          <w:tcPr>
            <w:tcW w:w="425" w:type="dxa"/>
            <w:tcBorders>
              <w:top w:val="nil"/>
              <w:left w:val="nil"/>
              <w:bottom w:val="single" w:sz="8" w:space="0" w:color="auto"/>
              <w:right w:val="single" w:sz="4" w:space="0" w:color="auto"/>
            </w:tcBorders>
            <w:shd w:val="clear" w:color="auto" w:fill="auto"/>
            <w:noWrap/>
            <w:vAlign w:val="bottom"/>
            <w:hideMark/>
            <w:tcPrChange w:id="33" w:author="Wright, Jennifer (GE Vernova)" w:date="2023-09-25T14:54:00Z">
              <w:tcPr>
                <w:tcW w:w="425" w:type="dxa"/>
                <w:tcBorders>
                  <w:top w:val="nil"/>
                  <w:left w:val="nil"/>
                  <w:bottom w:val="single" w:sz="8" w:space="0" w:color="auto"/>
                  <w:right w:val="single" w:sz="4" w:space="0" w:color="auto"/>
                </w:tcBorders>
                <w:shd w:val="clear" w:color="auto" w:fill="auto"/>
                <w:noWrap/>
                <w:vAlign w:val="bottom"/>
                <w:hideMark/>
              </w:tcPr>
            </w:tcPrChange>
          </w:tcPr>
          <w:p w14:paraId="25E126BE" w14:textId="77777777"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FE</w:t>
            </w:r>
          </w:p>
        </w:tc>
        <w:tc>
          <w:tcPr>
            <w:tcW w:w="1358" w:type="dxa"/>
            <w:tcBorders>
              <w:top w:val="nil"/>
              <w:left w:val="nil"/>
              <w:bottom w:val="single" w:sz="8" w:space="0" w:color="auto"/>
              <w:right w:val="single" w:sz="4" w:space="0" w:color="auto"/>
            </w:tcBorders>
            <w:shd w:val="clear" w:color="auto" w:fill="auto"/>
            <w:noWrap/>
            <w:vAlign w:val="bottom"/>
            <w:hideMark/>
            <w:tcPrChange w:id="34" w:author="Wright, Jennifer (GE Vernova)" w:date="2023-09-25T14:54:00Z">
              <w:tcPr>
                <w:tcW w:w="1358" w:type="dxa"/>
                <w:gridSpan w:val="2"/>
                <w:tcBorders>
                  <w:top w:val="nil"/>
                  <w:left w:val="nil"/>
                  <w:bottom w:val="single" w:sz="8" w:space="0" w:color="auto"/>
                  <w:right w:val="single" w:sz="4" w:space="0" w:color="auto"/>
                </w:tcBorders>
                <w:shd w:val="clear" w:color="auto" w:fill="auto"/>
                <w:noWrap/>
                <w:vAlign w:val="bottom"/>
                <w:hideMark/>
              </w:tcPr>
            </w:tcPrChange>
          </w:tcPr>
          <w:p w14:paraId="499820DD" w14:textId="77777777"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OSS/Repairs</w:t>
            </w:r>
          </w:p>
        </w:tc>
        <w:tc>
          <w:tcPr>
            <w:tcW w:w="657" w:type="dxa"/>
            <w:tcBorders>
              <w:top w:val="nil"/>
              <w:left w:val="nil"/>
              <w:bottom w:val="single" w:sz="8" w:space="0" w:color="auto"/>
              <w:right w:val="single" w:sz="4" w:space="0" w:color="auto"/>
            </w:tcBorders>
            <w:shd w:val="clear" w:color="auto" w:fill="auto"/>
            <w:noWrap/>
            <w:vAlign w:val="bottom"/>
            <w:hideMark/>
            <w:tcPrChange w:id="35" w:author="Wright, Jennifer (GE Vernova)" w:date="2023-09-25T14:54:00Z">
              <w:tcPr>
                <w:tcW w:w="657" w:type="dxa"/>
                <w:tcBorders>
                  <w:top w:val="nil"/>
                  <w:left w:val="nil"/>
                  <w:bottom w:val="single" w:sz="8" w:space="0" w:color="auto"/>
                  <w:right w:val="single" w:sz="4" w:space="0" w:color="auto"/>
                </w:tcBorders>
                <w:shd w:val="clear" w:color="auto" w:fill="auto"/>
                <w:noWrap/>
                <w:vAlign w:val="bottom"/>
                <w:hideMark/>
              </w:tcPr>
            </w:tcPrChange>
          </w:tcPr>
          <w:p w14:paraId="6C318FF4" w14:textId="77777777"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Craft</w:t>
            </w:r>
          </w:p>
        </w:tc>
        <w:tc>
          <w:tcPr>
            <w:tcW w:w="2430" w:type="dxa"/>
            <w:tcBorders>
              <w:top w:val="nil"/>
              <w:left w:val="nil"/>
              <w:bottom w:val="single" w:sz="4" w:space="0" w:color="auto"/>
              <w:right w:val="single" w:sz="4" w:space="0" w:color="auto"/>
            </w:tcBorders>
            <w:shd w:val="clear" w:color="auto" w:fill="auto"/>
            <w:noWrap/>
            <w:vAlign w:val="center"/>
            <w:hideMark/>
            <w:tcPrChange w:id="36" w:author="Wright, Jennifer (GE Vernova)" w:date="2023-09-25T14:54:00Z">
              <w:tcPr>
                <w:tcW w:w="2430" w:type="dxa"/>
                <w:gridSpan w:val="2"/>
                <w:tcBorders>
                  <w:top w:val="nil"/>
                  <w:left w:val="nil"/>
                  <w:bottom w:val="single" w:sz="4" w:space="0" w:color="auto"/>
                  <w:right w:val="single" w:sz="4" w:space="0" w:color="auto"/>
                </w:tcBorders>
                <w:shd w:val="clear" w:color="auto" w:fill="auto"/>
                <w:noWrap/>
                <w:vAlign w:val="center"/>
                <w:hideMark/>
              </w:tcPr>
            </w:tcPrChange>
          </w:tcPr>
          <w:p w14:paraId="446C8365" w14:textId="77777777" w:rsidR="00F91EF9" w:rsidRPr="00F91EF9" w:rsidRDefault="00F91EF9" w:rsidP="00F91EF9">
            <w:pPr>
              <w:spacing w:after="0" w:line="240" w:lineRule="auto"/>
              <w:rPr>
                <w:rFonts w:ascii="Calibri" w:eastAsia="Times New Roman" w:hAnsi="Calibri" w:cs="Calibri"/>
                <w:color w:val="000000"/>
              </w:rPr>
            </w:pPr>
            <w:r w:rsidRPr="00F91EF9">
              <w:rPr>
                <w:rFonts w:ascii="Calibri" w:eastAsia="Times New Roman" w:hAnsi="Calibri" w:cs="Calibri"/>
                <w:color w:val="000000"/>
              </w:rPr>
              <w:t>Open Enrollment</w:t>
            </w:r>
          </w:p>
        </w:tc>
        <w:tc>
          <w:tcPr>
            <w:tcW w:w="1877" w:type="dxa"/>
            <w:tcBorders>
              <w:top w:val="nil"/>
              <w:left w:val="nil"/>
              <w:bottom w:val="single" w:sz="4" w:space="0" w:color="auto"/>
              <w:right w:val="single" w:sz="8" w:space="0" w:color="auto"/>
            </w:tcBorders>
            <w:shd w:val="clear" w:color="auto" w:fill="auto"/>
            <w:noWrap/>
            <w:vAlign w:val="center"/>
            <w:hideMark/>
            <w:tcPrChange w:id="37" w:author="Wright, Jennifer (GE Vernova)" w:date="2023-09-25T14:54:00Z">
              <w:tcPr>
                <w:tcW w:w="1877" w:type="dxa"/>
                <w:gridSpan w:val="2"/>
                <w:tcBorders>
                  <w:top w:val="nil"/>
                  <w:left w:val="nil"/>
                  <w:bottom w:val="single" w:sz="4" w:space="0" w:color="auto"/>
                  <w:right w:val="single" w:sz="8" w:space="0" w:color="auto"/>
                </w:tcBorders>
                <w:shd w:val="clear" w:color="auto" w:fill="auto"/>
                <w:noWrap/>
                <w:vAlign w:val="center"/>
                <w:hideMark/>
              </w:tcPr>
            </w:tcPrChange>
          </w:tcPr>
          <w:p w14:paraId="11F987FF" w14:textId="77777777" w:rsidR="00F91EF9" w:rsidRPr="00F91EF9" w:rsidRDefault="00F91EF9" w:rsidP="00F91EF9">
            <w:pPr>
              <w:spacing w:after="0" w:line="240" w:lineRule="auto"/>
              <w:rPr>
                <w:rFonts w:ascii="Calibri" w:eastAsia="Times New Roman" w:hAnsi="Calibri" w:cs="Calibri"/>
                <w:color w:val="000000"/>
              </w:rPr>
            </w:pPr>
            <w:r w:rsidRPr="00F91EF9">
              <w:rPr>
                <w:rFonts w:ascii="Calibri" w:eastAsia="Times New Roman" w:hAnsi="Calibri" w:cs="Calibri"/>
                <w:color w:val="000000"/>
              </w:rPr>
              <w:t>Site Specific</w:t>
            </w:r>
          </w:p>
        </w:tc>
        <w:tc>
          <w:tcPr>
            <w:tcW w:w="2973" w:type="dxa"/>
            <w:tcBorders>
              <w:top w:val="nil"/>
              <w:left w:val="nil"/>
              <w:bottom w:val="nil"/>
              <w:right w:val="nil"/>
            </w:tcBorders>
            <w:shd w:val="clear" w:color="auto" w:fill="auto"/>
            <w:noWrap/>
            <w:vAlign w:val="bottom"/>
            <w:hideMark/>
            <w:tcPrChange w:id="38" w:author="Wright, Jennifer (GE Vernova)" w:date="2023-09-25T14:54:00Z">
              <w:tcPr>
                <w:tcW w:w="2973" w:type="dxa"/>
                <w:gridSpan w:val="2"/>
                <w:tcBorders>
                  <w:top w:val="nil"/>
                  <w:left w:val="nil"/>
                  <w:bottom w:val="nil"/>
                  <w:right w:val="nil"/>
                </w:tcBorders>
                <w:shd w:val="clear" w:color="auto" w:fill="auto"/>
                <w:noWrap/>
                <w:vAlign w:val="bottom"/>
                <w:hideMark/>
              </w:tcPr>
            </w:tcPrChange>
          </w:tcPr>
          <w:p w14:paraId="2CE2EDFF" w14:textId="77777777" w:rsidR="00F91EF9" w:rsidRPr="00F91EF9" w:rsidRDefault="00F91EF9" w:rsidP="00F91EF9">
            <w:pPr>
              <w:spacing w:after="0" w:line="240" w:lineRule="auto"/>
              <w:rPr>
                <w:rFonts w:ascii="Calibri" w:eastAsia="Times New Roman" w:hAnsi="Calibri" w:cs="Calibri"/>
                <w:color w:val="000000"/>
              </w:rPr>
            </w:pPr>
          </w:p>
        </w:tc>
      </w:tr>
      <w:tr w:rsidR="00F91EF9" w:rsidRPr="00F91EF9" w14:paraId="303D58BE" w14:textId="77777777" w:rsidTr="00544B9F">
        <w:trPr>
          <w:trHeight w:val="300"/>
        </w:trPr>
        <w:tc>
          <w:tcPr>
            <w:tcW w:w="1440" w:type="dxa"/>
            <w:tcBorders>
              <w:top w:val="nil"/>
              <w:left w:val="single" w:sz="8" w:space="0" w:color="auto"/>
              <w:bottom w:val="single" w:sz="4" w:space="0" w:color="auto"/>
              <w:right w:val="single" w:sz="4" w:space="0" w:color="auto"/>
            </w:tcBorders>
            <w:shd w:val="clear" w:color="000000" w:fill="DDEBF7"/>
            <w:noWrap/>
            <w:vAlign w:val="center"/>
            <w:hideMark/>
          </w:tcPr>
          <w:p w14:paraId="287F1E08" w14:textId="77777777"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Technical</w:t>
            </w:r>
          </w:p>
        </w:tc>
        <w:tc>
          <w:tcPr>
            <w:tcW w:w="6747" w:type="dxa"/>
            <w:gridSpan w:val="5"/>
            <w:tcBorders>
              <w:top w:val="single" w:sz="8" w:space="0" w:color="auto"/>
              <w:left w:val="nil"/>
              <w:bottom w:val="single" w:sz="4" w:space="0" w:color="auto"/>
              <w:right w:val="nil"/>
            </w:tcBorders>
            <w:shd w:val="clear" w:color="000000" w:fill="DDEBF7"/>
            <w:noWrap/>
            <w:vAlign w:val="center"/>
            <w:hideMark/>
          </w:tcPr>
          <w:p w14:paraId="2FAFE9E8" w14:textId="77777777"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PLL</w:t>
            </w:r>
          </w:p>
        </w:tc>
        <w:tc>
          <w:tcPr>
            <w:tcW w:w="2973" w:type="dxa"/>
            <w:tcBorders>
              <w:top w:val="single" w:sz="8" w:space="0" w:color="auto"/>
              <w:left w:val="single" w:sz="8" w:space="0" w:color="auto"/>
              <w:bottom w:val="single" w:sz="4" w:space="0" w:color="auto"/>
              <w:right w:val="single" w:sz="8" w:space="0" w:color="auto"/>
            </w:tcBorders>
            <w:shd w:val="clear" w:color="000000" w:fill="DDEBF7"/>
            <w:vAlign w:val="center"/>
            <w:hideMark/>
          </w:tcPr>
          <w:p w14:paraId="0AAD2A53" w14:textId="77777777" w:rsidR="00F91EF9" w:rsidRPr="00F91EF9" w:rsidRDefault="00F91EF9" w:rsidP="00F91EF9">
            <w:pPr>
              <w:spacing w:after="0" w:line="240" w:lineRule="auto"/>
              <w:rPr>
                <w:rFonts w:ascii="Calibri" w:eastAsia="Times New Roman" w:hAnsi="Calibri" w:cs="Calibri"/>
                <w:color w:val="000000"/>
              </w:rPr>
            </w:pPr>
            <w:r w:rsidRPr="00F91EF9">
              <w:rPr>
                <w:rFonts w:ascii="Calibri" w:eastAsia="Times New Roman" w:hAnsi="Calibri" w:cs="Calibri"/>
                <w:color w:val="000000"/>
              </w:rPr>
              <w:t>Training equipment, simulation, training content, etc.</w:t>
            </w:r>
          </w:p>
        </w:tc>
      </w:tr>
      <w:tr w:rsidR="00F91EF9" w:rsidRPr="00F91EF9" w14:paraId="2B18AA67" w14:textId="77777777" w:rsidTr="00544B9F">
        <w:trPr>
          <w:trHeight w:val="600"/>
        </w:trPr>
        <w:tc>
          <w:tcPr>
            <w:tcW w:w="1440" w:type="dxa"/>
            <w:tcBorders>
              <w:top w:val="nil"/>
              <w:left w:val="single" w:sz="8" w:space="0" w:color="auto"/>
              <w:bottom w:val="single" w:sz="4" w:space="0" w:color="auto"/>
              <w:right w:val="single" w:sz="4" w:space="0" w:color="auto"/>
            </w:tcBorders>
            <w:shd w:val="clear" w:color="auto" w:fill="auto"/>
            <w:noWrap/>
            <w:vAlign w:val="center"/>
            <w:hideMark/>
          </w:tcPr>
          <w:p w14:paraId="3C823968" w14:textId="77777777"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Student Issue</w:t>
            </w:r>
          </w:p>
        </w:tc>
        <w:tc>
          <w:tcPr>
            <w:tcW w:w="2440"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6AE11016" w14:textId="77777777"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PLL/Andrew Ruch</w:t>
            </w:r>
          </w:p>
        </w:tc>
        <w:tc>
          <w:tcPr>
            <w:tcW w:w="2430" w:type="dxa"/>
            <w:tcBorders>
              <w:top w:val="nil"/>
              <w:left w:val="nil"/>
              <w:bottom w:val="single" w:sz="4" w:space="0" w:color="auto"/>
              <w:right w:val="single" w:sz="4" w:space="0" w:color="auto"/>
            </w:tcBorders>
            <w:shd w:val="clear" w:color="auto" w:fill="auto"/>
            <w:noWrap/>
            <w:vAlign w:val="center"/>
            <w:hideMark/>
          </w:tcPr>
          <w:p w14:paraId="57331CDE" w14:textId="21CBF648"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PLL/</w:t>
            </w:r>
            <w:r w:rsidR="00056FE8">
              <w:rPr>
                <w:rFonts w:ascii="Calibri" w:eastAsia="Times New Roman" w:hAnsi="Calibri" w:cs="Calibri"/>
                <w:color w:val="000000"/>
              </w:rPr>
              <w:t>Maria Medina</w:t>
            </w:r>
          </w:p>
        </w:tc>
        <w:tc>
          <w:tcPr>
            <w:tcW w:w="1877" w:type="dxa"/>
            <w:tcBorders>
              <w:top w:val="nil"/>
              <w:left w:val="nil"/>
              <w:bottom w:val="single" w:sz="4" w:space="0" w:color="auto"/>
              <w:right w:val="nil"/>
            </w:tcBorders>
            <w:shd w:val="clear" w:color="auto" w:fill="auto"/>
            <w:noWrap/>
            <w:vAlign w:val="center"/>
            <w:hideMark/>
          </w:tcPr>
          <w:p w14:paraId="5EE75AAC" w14:textId="65525625"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PLL/</w:t>
            </w:r>
            <w:ins w:id="39" w:author="Wright, Jennifer (GE Vernova)" w:date="2023-09-25T14:54:00Z">
              <w:r w:rsidR="00544B9F">
                <w:rPr>
                  <w:rFonts w:ascii="Calibri" w:eastAsia="Times New Roman" w:hAnsi="Calibri" w:cs="Calibri"/>
                  <w:color w:val="000000"/>
                </w:rPr>
                <w:t xml:space="preserve">SS </w:t>
              </w:r>
            </w:ins>
            <w:r w:rsidRPr="00F91EF9">
              <w:rPr>
                <w:rFonts w:ascii="Calibri" w:eastAsia="Times New Roman" w:hAnsi="Calibri" w:cs="Calibri"/>
                <w:color w:val="000000"/>
              </w:rPr>
              <w:t>PM</w:t>
            </w:r>
          </w:p>
        </w:tc>
        <w:tc>
          <w:tcPr>
            <w:tcW w:w="2973" w:type="dxa"/>
            <w:tcBorders>
              <w:top w:val="nil"/>
              <w:left w:val="single" w:sz="8" w:space="0" w:color="auto"/>
              <w:bottom w:val="single" w:sz="4" w:space="0" w:color="auto"/>
              <w:right w:val="single" w:sz="8" w:space="0" w:color="auto"/>
            </w:tcBorders>
            <w:shd w:val="clear" w:color="auto" w:fill="auto"/>
            <w:vAlign w:val="center"/>
            <w:hideMark/>
          </w:tcPr>
          <w:p w14:paraId="6C8E5325" w14:textId="77777777" w:rsidR="00F91EF9" w:rsidRPr="00F91EF9" w:rsidRDefault="00F91EF9" w:rsidP="00F91EF9">
            <w:pPr>
              <w:spacing w:after="0" w:line="240" w:lineRule="auto"/>
              <w:rPr>
                <w:rFonts w:ascii="Calibri" w:eastAsia="Times New Roman" w:hAnsi="Calibri" w:cs="Calibri"/>
                <w:color w:val="000000"/>
              </w:rPr>
            </w:pPr>
            <w:r w:rsidRPr="00F91EF9">
              <w:rPr>
                <w:rFonts w:ascii="Calibri" w:eastAsia="Times New Roman" w:hAnsi="Calibri" w:cs="Calibri"/>
                <w:color w:val="000000"/>
              </w:rPr>
              <w:t>Student behavior issue (not showing up), medical (COVID), car accident, passport stolen, etc.</w:t>
            </w:r>
          </w:p>
        </w:tc>
      </w:tr>
      <w:tr w:rsidR="00544B9F" w:rsidRPr="00F91EF9" w14:paraId="22409B92" w14:textId="77777777" w:rsidTr="00544B9F">
        <w:trPr>
          <w:trHeight w:val="1200"/>
        </w:trPr>
        <w:tc>
          <w:tcPr>
            <w:tcW w:w="1440" w:type="dxa"/>
            <w:tcBorders>
              <w:top w:val="nil"/>
              <w:left w:val="single" w:sz="8" w:space="0" w:color="auto"/>
              <w:bottom w:val="single" w:sz="4" w:space="0" w:color="auto"/>
              <w:right w:val="single" w:sz="4" w:space="0" w:color="auto"/>
            </w:tcBorders>
            <w:shd w:val="clear" w:color="000000" w:fill="DDEBF7"/>
            <w:noWrap/>
            <w:vAlign w:val="center"/>
            <w:hideMark/>
          </w:tcPr>
          <w:p w14:paraId="6C4E03E9" w14:textId="77777777" w:rsidR="00544B9F" w:rsidRPr="00F91EF9" w:rsidRDefault="00544B9F"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Logistical</w:t>
            </w:r>
          </w:p>
        </w:tc>
        <w:tc>
          <w:tcPr>
            <w:tcW w:w="2440" w:type="dxa"/>
            <w:gridSpan w:val="3"/>
            <w:tcBorders>
              <w:top w:val="single" w:sz="4" w:space="0" w:color="auto"/>
              <w:left w:val="nil"/>
              <w:bottom w:val="single" w:sz="4" w:space="0" w:color="auto"/>
              <w:right w:val="single" w:sz="4" w:space="0" w:color="auto"/>
            </w:tcBorders>
            <w:shd w:val="clear" w:color="000000" w:fill="DDEBF7"/>
            <w:noWrap/>
            <w:vAlign w:val="center"/>
            <w:hideMark/>
          </w:tcPr>
          <w:p w14:paraId="07F90153" w14:textId="0FBB3CAE" w:rsidR="00544B9F" w:rsidRPr="00F91EF9" w:rsidRDefault="00544B9F"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Mari Guidry</w:t>
            </w:r>
          </w:p>
        </w:tc>
        <w:tc>
          <w:tcPr>
            <w:tcW w:w="243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4E1A181" w14:textId="7CD84072" w:rsidR="00544B9F" w:rsidRPr="00F91EF9" w:rsidRDefault="00544B9F" w:rsidP="00F91EF9">
            <w:pPr>
              <w:spacing w:after="0" w:line="240" w:lineRule="auto"/>
              <w:jc w:val="center"/>
              <w:rPr>
                <w:rFonts w:ascii="Calibri" w:eastAsia="Times New Roman" w:hAnsi="Calibri" w:cs="Calibri"/>
                <w:color w:val="000000"/>
              </w:rPr>
            </w:pPr>
            <w:del w:id="40" w:author="Wright, Jennifer (GE Vernova)" w:date="2023-09-25T14:14:00Z">
              <w:r w:rsidRPr="00F91EF9" w:rsidDel="00544B9F">
                <w:rPr>
                  <w:rFonts w:ascii="Calibri" w:eastAsia="Times New Roman" w:hAnsi="Calibri" w:cs="Calibri"/>
                  <w:color w:val="000000"/>
                </w:rPr>
                <w:delText>Mari Guidry</w:delText>
              </w:r>
            </w:del>
            <w:ins w:id="41" w:author="Wright, Jennifer (GE Vernova)" w:date="2023-09-25T14:14:00Z">
              <w:r>
                <w:rPr>
                  <w:rFonts w:ascii="Calibri" w:eastAsia="Times New Roman" w:hAnsi="Calibri" w:cs="Calibri"/>
                  <w:color w:val="000000"/>
                </w:rPr>
                <w:t>Maria</w:t>
              </w:r>
            </w:ins>
            <w:ins w:id="42" w:author="Wright, Jennifer (GE Vernova)" w:date="2023-09-25T14:15:00Z">
              <w:r>
                <w:rPr>
                  <w:rFonts w:ascii="Calibri" w:eastAsia="Times New Roman" w:hAnsi="Calibri" w:cs="Calibri"/>
                  <w:color w:val="000000"/>
                </w:rPr>
                <w:t xml:space="preserve"> Medina</w:t>
              </w:r>
            </w:ins>
          </w:p>
        </w:tc>
        <w:tc>
          <w:tcPr>
            <w:tcW w:w="1877" w:type="dxa"/>
            <w:tcBorders>
              <w:top w:val="single" w:sz="4" w:space="0" w:color="auto"/>
              <w:left w:val="single" w:sz="4" w:space="0" w:color="auto"/>
              <w:bottom w:val="single" w:sz="4" w:space="0" w:color="auto"/>
              <w:right w:val="single" w:sz="4" w:space="0" w:color="auto"/>
            </w:tcBorders>
            <w:shd w:val="clear" w:color="000000" w:fill="DDEBF7"/>
            <w:vAlign w:val="center"/>
          </w:tcPr>
          <w:p w14:paraId="76B49468" w14:textId="78D0EB2A" w:rsidR="00544B9F" w:rsidRPr="00F91EF9" w:rsidRDefault="00544B9F" w:rsidP="00F91EF9">
            <w:pPr>
              <w:spacing w:after="0" w:line="240" w:lineRule="auto"/>
              <w:jc w:val="center"/>
              <w:rPr>
                <w:rFonts w:ascii="Calibri" w:eastAsia="Times New Roman" w:hAnsi="Calibri" w:cs="Calibri"/>
                <w:color w:val="000000"/>
              </w:rPr>
            </w:pPr>
            <w:ins w:id="43" w:author="Wright, Jennifer (GE Vernova)" w:date="2023-09-25T14:15:00Z">
              <w:r>
                <w:rPr>
                  <w:rFonts w:ascii="Calibri" w:eastAsia="Times New Roman" w:hAnsi="Calibri" w:cs="Calibri"/>
                  <w:color w:val="000000"/>
                </w:rPr>
                <w:t>John Douglas</w:t>
              </w:r>
            </w:ins>
          </w:p>
        </w:tc>
        <w:tc>
          <w:tcPr>
            <w:tcW w:w="2973" w:type="dxa"/>
            <w:tcBorders>
              <w:top w:val="nil"/>
              <w:left w:val="single" w:sz="4" w:space="0" w:color="auto"/>
              <w:bottom w:val="single" w:sz="4" w:space="0" w:color="auto"/>
              <w:right w:val="single" w:sz="8" w:space="0" w:color="auto"/>
            </w:tcBorders>
            <w:shd w:val="clear" w:color="000000" w:fill="DDEBF7"/>
            <w:vAlign w:val="center"/>
            <w:hideMark/>
          </w:tcPr>
          <w:p w14:paraId="08AE5006" w14:textId="78469361" w:rsidR="00544B9F" w:rsidRPr="00F91EF9" w:rsidRDefault="00544B9F" w:rsidP="00F91EF9">
            <w:pPr>
              <w:spacing w:after="0" w:line="240" w:lineRule="auto"/>
              <w:rPr>
                <w:rFonts w:ascii="Calibri" w:eastAsia="Times New Roman" w:hAnsi="Calibri" w:cs="Calibri"/>
                <w:color w:val="000000"/>
              </w:rPr>
            </w:pPr>
            <w:r w:rsidRPr="00F91EF9">
              <w:rPr>
                <w:rFonts w:ascii="Calibri" w:eastAsia="Times New Roman" w:hAnsi="Calibri" w:cs="Calibri"/>
                <w:color w:val="000000"/>
              </w:rPr>
              <w:t>General logistical/housekeeping issues - Need office supplies, print certificates</w:t>
            </w:r>
            <w:ins w:id="44" w:author="Wright, Jennifer (GE Vernova)" w:date="2023-09-25T14:15:00Z">
              <w:r>
                <w:rPr>
                  <w:rFonts w:ascii="Calibri" w:eastAsia="Times New Roman" w:hAnsi="Calibri" w:cs="Calibri"/>
                  <w:color w:val="000000"/>
                </w:rPr>
                <w:t xml:space="preserve"> or handouts</w:t>
              </w:r>
            </w:ins>
            <w:r w:rsidRPr="00F91EF9">
              <w:rPr>
                <w:rFonts w:ascii="Calibri" w:eastAsia="Times New Roman" w:hAnsi="Calibri" w:cs="Calibri"/>
                <w:color w:val="000000"/>
              </w:rPr>
              <w:t>, locate manuals, catering/Abby's cards, etc.</w:t>
            </w:r>
          </w:p>
        </w:tc>
      </w:tr>
      <w:tr w:rsidR="00F91EF9" w:rsidRPr="00F91EF9" w14:paraId="06433F7D" w14:textId="77777777" w:rsidTr="00544B9F">
        <w:trPr>
          <w:trHeight w:val="600"/>
        </w:trPr>
        <w:tc>
          <w:tcPr>
            <w:tcW w:w="1440" w:type="dxa"/>
            <w:tcBorders>
              <w:top w:val="nil"/>
              <w:left w:val="single" w:sz="8" w:space="0" w:color="auto"/>
              <w:bottom w:val="single" w:sz="4" w:space="0" w:color="auto"/>
              <w:right w:val="single" w:sz="4" w:space="0" w:color="auto"/>
            </w:tcBorders>
            <w:shd w:val="clear" w:color="auto" w:fill="auto"/>
            <w:noWrap/>
            <w:vAlign w:val="center"/>
            <w:hideMark/>
          </w:tcPr>
          <w:p w14:paraId="239CFC05" w14:textId="77777777"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Facility</w:t>
            </w:r>
          </w:p>
        </w:tc>
        <w:tc>
          <w:tcPr>
            <w:tcW w:w="6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587D0656" w14:textId="77777777"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Steve Urban/ Yegor Spencer</w:t>
            </w:r>
          </w:p>
        </w:tc>
        <w:tc>
          <w:tcPr>
            <w:tcW w:w="2973" w:type="dxa"/>
            <w:tcBorders>
              <w:top w:val="nil"/>
              <w:left w:val="single" w:sz="8" w:space="0" w:color="auto"/>
              <w:bottom w:val="single" w:sz="4" w:space="0" w:color="auto"/>
              <w:right w:val="single" w:sz="8" w:space="0" w:color="auto"/>
            </w:tcBorders>
            <w:shd w:val="clear" w:color="auto" w:fill="auto"/>
            <w:vAlign w:val="center"/>
            <w:hideMark/>
          </w:tcPr>
          <w:p w14:paraId="4F68E5C3" w14:textId="629F76A4" w:rsidR="00F91EF9" w:rsidRPr="00F91EF9" w:rsidRDefault="00F91EF9" w:rsidP="00F91EF9">
            <w:pPr>
              <w:spacing w:after="0" w:line="240" w:lineRule="auto"/>
              <w:rPr>
                <w:rFonts w:ascii="Calibri" w:eastAsia="Times New Roman" w:hAnsi="Calibri" w:cs="Calibri"/>
                <w:color w:val="000000"/>
              </w:rPr>
            </w:pPr>
            <w:r w:rsidRPr="00F91EF9">
              <w:rPr>
                <w:rFonts w:ascii="Calibri" w:eastAsia="Times New Roman" w:hAnsi="Calibri" w:cs="Calibri"/>
                <w:color w:val="000000"/>
              </w:rPr>
              <w:t xml:space="preserve">Issues with the facility </w:t>
            </w:r>
            <w:proofErr w:type="gramStart"/>
            <w:r w:rsidRPr="00F91EF9">
              <w:rPr>
                <w:rFonts w:ascii="Calibri" w:eastAsia="Times New Roman" w:hAnsi="Calibri" w:cs="Calibri"/>
                <w:color w:val="000000"/>
              </w:rPr>
              <w:t>-  HVAC</w:t>
            </w:r>
            <w:proofErr w:type="gramEnd"/>
            <w:r w:rsidRPr="00F91EF9">
              <w:rPr>
                <w:rFonts w:ascii="Calibri" w:eastAsia="Times New Roman" w:hAnsi="Calibri" w:cs="Calibri"/>
                <w:color w:val="000000"/>
              </w:rPr>
              <w:t xml:space="preserve">, projectors, lights, elevators, internet, </w:t>
            </w:r>
            <w:ins w:id="45" w:author="Wright, Jennifer (GE Vernova)" w:date="2023-09-25T14:16:00Z">
              <w:r w:rsidR="00544B9F">
                <w:rPr>
                  <w:rFonts w:ascii="Calibri" w:eastAsia="Times New Roman" w:hAnsi="Calibri" w:cs="Calibri"/>
                  <w:color w:val="000000"/>
                </w:rPr>
                <w:t xml:space="preserve">housekeeping issues, </w:t>
              </w:r>
            </w:ins>
            <w:r w:rsidRPr="00F91EF9">
              <w:rPr>
                <w:rFonts w:ascii="Calibri" w:eastAsia="Times New Roman" w:hAnsi="Calibri" w:cs="Calibri"/>
                <w:color w:val="000000"/>
              </w:rPr>
              <w:t>etc.</w:t>
            </w:r>
          </w:p>
        </w:tc>
      </w:tr>
      <w:tr w:rsidR="00F91EF9" w:rsidRPr="00F91EF9" w14:paraId="770A7516" w14:textId="77777777" w:rsidTr="00544B9F">
        <w:trPr>
          <w:trHeight w:val="315"/>
        </w:trPr>
        <w:tc>
          <w:tcPr>
            <w:tcW w:w="1440" w:type="dxa"/>
            <w:tcBorders>
              <w:top w:val="nil"/>
              <w:left w:val="single" w:sz="8" w:space="0" w:color="auto"/>
              <w:bottom w:val="single" w:sz="8" w:space="0" w:color="auto"/>
              <w:right w:val="single" w:sz="4" w:space="0" w:color="auto"/>
            </w:tcBorders>
            <w:shd w:val="clear" w:color="000000" w:fill="DDEBF7"/>
            <w:noWrap/>
            <w:vAlign w:val="center"/>
            <w:hideMark/>
          </w:tcPr>
          <w:p w14:paraId="5CE74320" w14:textId="77777777" w:rsidR="00F91EF9" w:rsidRPr="00F91EF9" w:rsidRDefault="00F91EF9" w:rsidP="00F91EF9">
            <w:pPr>
              <w:spacing w:after="0" w:line="240" w:lineRule="auto"/>
              <w:jc w:val="center"/>
              <w:rPr>
                <w:rFonts w:ascii="Calibri" w:eastAsia="Times New Roman" w:hAnsi="Calibri" w:cs="Calibri"/>
                <w:color w:val="000000"/>
              </w:rPr>
            </w:pPr>
            <w:r w:rsidRPr="00F91EF9">
              <w:rPr>
                <w:rFonts w:ascii="Calibri" w:eastAsia="Times New Roman" w:hAnsi="Calibri" w:cs="Calibri"/>
                <w:color w:val="000000"/>
              </w:rPr>
              <w:t>EHS</w:t>
            </w:r>
          </w:p>
        </w:tc>
        <w:tc>
          <w:tcPr>
            <w:tcW w:w="6747" w:type="dxa"/>
            <w:gridSpan w:val="5"/>
            <w:tcBorders>
              <w:top w:val="single" w:sz="4" w:space="0" w:color="auto"/>
              <w:left w:val="nil"/>
              <w:bottom w:val="single" w:sz="8" w:space="0" w:color="auto"/>
              <w:right w:val="single" w:sz="4" w:space="0" w:color="auto"/>
            </w:tcBorders>
            <w:shd w:val="clear" w:color="000000" w:fill="DDEBF7"/>
            <w:noWrap/>
            <w:vAlign w:val="center"/>
            <w:hideMark/>
          </w:tcPr>
          <w:p w14:paraId="2F06FC9E" w14:textId="08DB4463" w:rsidR="00F91EF9" w:rsidRPr="00F91EF9" w:rsidRDefault="00D95E00" w:rsidP="00F91EF9">
            <w:pPr>
              <w:spacing w:after="0" w:line="240" w:lineRule="auto"/>
              <w:jc w:val="center"/>
              <w:rPr>
                <w:rFonts w:ascii="Calibri" w:eastAsia="Times New Roman" w:hAnsi="Calibri" w:cs="Calibri"/>
                <w:color w:val="000000"/>
              </w:rPr>
            </w:pPr>
            <w:r>
              <w:rPr>
                <w:rFonts w:ascii="Calibri" w:eastAsia="Times New Roman" w:hAnsi="Calibri" w:cs="Calibri"/>
                <w:color w:val="000000"/>
              </w:rPr>
              <w:t>Lizlee Galley</w:t>
            </w:r>
            <w:r w:rsidR="00F91EF9" w:rsidRPr="00F91EF9">
              <w:rPr>
                <w:rFonts w:ascii="Calibri" w:eastAsia="Times New Roman" w:hAnsi="Calibri" w:cs="Calibri"/>
                <w:color w:val="000000"/>
              </w:rPr>
              <w:t>/PLL</w:t>
            </w:r>
          </w:p>
        </w:tc>
        <w:tc>
          <w:tcPr>
            <w:tcW w:w="2973" w:type="dxa"/>
            <w:tcBorders>
              <w:top w:val="nil"/>
              <w:left w:val="single" w:sz="8" w:space="0" w:color="auto"/>
              <w:bottom w:val="single" w:sz="8" w:space="0" w:color="auto"/>
              <w:right w:val="single" w:sz="8" w:space="0" w:color="auto"/>
            </w:tcBorders>
            <w:shd w:val="clear" w:color="000000" w:fill="DDEBF7"/>
            <w:vAlign w:val="center"/>
            <w:hideMark/>
          </w:tcPr>
          <w:p w14:paraId="3A15F2A5" w14:textId="77777777" w:rsidR="00F91EF9" w:rsidRPr="00F91EF9" w:rsidRDefault="00F91EF9" w:rsidP="00F91EF9">
            <w:pPr>
              <w:spacing w:after="0" w:line="240" w:lineRule="auto"/>
              <w:rPr>
                <w:rFonts w:ascii="Calibri" w:eastAsia="Times New Roman" w:hAnsi="Calibri" w:cs="Calibri"/>
                <w:color w:val="000000"/>
              </w:rPr>
            </w:pPr>
            <w:r w:rsidRPr="00F91EF9">
              <w:rPr>
                <w:rFonts w:ascii="Calibri" w:eastAsia="Times New Roman" w:hAnsi="Calibri" w:cs="Calibri"/>
                <w:color w:val="000000"/>
              </w:rPr>
              <w:t> </w:t>
            </w:r>
          </w:p>
        </w:tc>
      </w:tr>
    </w:tbl>
    <w:p w14:paraId="12E650D0" w14:textId="6F815E83" w:rsidR="00F91EF9" w:rsidDel="00DC5C58" w:rsidRDefault="00F91EF9" w:rsidP="00F91EF9">
      <w:pPr>
        <w:rPr>
          <w:del w:id="46" w:author="Rosen, Jim Matthew (GE Vernova)" w:date="2023-10-23T09:41:00Z"/>
        </w:rPr>
      </w:pPr>
    </w:p>
    <w:tbl>
      <w:tblPr>
        <w:tblW w:w="8792" w:type="dxa"/>
        <w:tblInd w:w="1550" w:type="dxa"/>
        <w:tblLook w:val="04A0" w:firstRow="1" w:lastRow="0" w:firstColumn="1" w:lastColumn="0" w:noHBand="0" w:noVBand="1"/>
        <w:tblPrChange w:id="47" w:author="Rosen, Jim Matthew (GE Vernova)" w:date="2023-10-23T09:41:00Z">
          <w:tblPr>
            <w:tblW w:w="8560" w:type="dxa"/>
            <w:tblInd w:w="1550" w:type="dxa"/>
            <w:tblLook w:val="04A0" w:firstRow="1" w:lastRow="0" w:firstColumn="1" w:lastColumn="0" w:noHBand="0" w:noVBand="1"/>
          </w:tblPr>
        </w:tblPrChange>
      </w:tblPr>
      <w:tblGrid>
        <w:gridCol w:w="1292"/>
        <w:gridCol w:w="2470"/>
        <w:gridCol w:w="3023"/>
        <w:gridCol w:w="2007"/>
        <w:tblGridChange w:id="48">
          <w:tblGrid>
            <w:gridCol w:w="1172"/>
            <w:gridCol w:w="2430"/>
            <w:gridCol w:w="3018"/>
            <w:gridCol w:w="1972"/>
          </w:tblGrid>
        </w:tblGridChange>
      </w:tblGrid>
      <w:tr w:rsidR="00544B9F" w:rsidRPr="00193998" w14:paraId="0446E710" w14:textId="77777777" w:rsidTr="00DC5C58">
        <w:trPr>
          <w:trHeight w:val="320"/>
          <w:trPrChange w:id="49" w:author="Rosen, Jim Matthew (GE Vernova)" w:date="2023-10-23T09:41:00Z">
            <w:trPr>
              <w:trHeight w:val="320"/>
            </w:trPr>
          </w:trPrChange>
        </w:trPr>
        <w:tc>
          <w:tcPr>
            <w:tcW w:w="1292" w:type="dxa"/>
            <w:tcBorders>
              <w:top w:val="single" w:sz="8" w:space="0" w:color="auto"/>
              <w:left w:val="single" w:sz="8" w:space="0" w:color="auto"/>
              <w:bottom w:val="single" w:sz="8" w:space="0" w:color="auto"/>
              <w:right w:val="single" w:sz="4" w:space="0" w:color="auto"/>
            </w:tcBorders>
            <w:tcPrChange w:id="50" w:author="Rosen, Jim Matthew (GE Vernova)" w:date="2023-10-23T09:41:00Z">
              <w:tcPr>
                <w:tcW w:w="1140" w:type="dxa"/>
                <w:tcBorders>
                  <w:top w:val="single" w:sz="8" w:space="0" w:color="auto"/>
                  <w:left w:val="single" w:sz="8" w:space="0" w:color="auto"/>
                  <w:bottom w:val="single" w:sz="8" w:space="0" w:color="auto"/>
                  <w:right w:val="single" w:sz="4" w:space="0" w:color="auto"/>
                </w:tcBorders>
              </w:tcPr>
            </w:tcPrChange>
          </w:tcPr>
          <w:p w14:paraId="060B3F87" w14:textId="2C4BDD97" w:rsidR="00544B9F" w:rsidRPr="00193998" w:rsidRDefault="00544B9F" w:rsidP="00193998">
            <w:pPr>
              <w:spacing w:after="0" w:line="240" w:lineRule="auto"/>
              <w:jc w:val="center"/>
              <w:rPr>
                <w:rFonts w:ascii="GE Inspira Sans" w:eastAsia="Times New Roman" w:hAnsi="GE Inspira Sans" w:cs="Calibri"/>
                <w:b/>
                <w:bCs/>
                <w:color w:val="000000"/>
                <w:sz w:val="24"/>
                <w:szCs w:val="24"/>
              </w:rPr>
            </w:pPr>
            <w:commentRangeStart w:id="51"/>
            <w:ins w:id="52" w:author="Wright, Jennifer (GE Vernova)" w:date="2023-09-25T14:50:00Z">
              <w:r>
                <w:rPr>
                  <w:rFonts w:ascii="GE Inspira Sans" w:eastAsia="Times New Roman" w:hAnsi="GE Inspira Sans" w:cs="Calibri"/>
                  <w:b/>
                  <w:bCs/>
                  <w:color w:val="000000"/>
                  <w:sz w:val="24"/>
                  <w:szCs w:val="24"/>
                </w:rPr>
                <w:t>Role</w:t>
              </w:r>
            </w:ins>
            <w:commentRangeEnd w:id="51"/>
            <w:ins w:id="53" w:author="Wright, Jennifer (GE Vernova)" w:date="2023-09-25T14:54:00Z">
              <w:r>
                <w:rPr>
                  <w:rStyle w:val="CommentReference"/>
                </w:rPr>
                <w:commentReference w:id="51"/>
              </w:r>
            </w:ins>
          </w:p>
        </w:tc>
        <w:tc>
          <w:tcPr>
            <w:tcW w:w="2470" w:type="dxa"/>
            <w:tcBorders>
              <w:top w:val="single" w:sz="8" w:space="0" w:color="auto"/>
              <w:left w:val="single" w:sz="8" w:space="0" w:color="auto"/>
              <w:bottom w:val="single" w:sz="8" w:space="0" w:color="auto"/>
              <w:right w:val="single" w:sz="4" w:space="0" w:color="auto"/>
            </w:tcBorders>
            <w:shd w:val="clear" w:color="auto" w:fill="auto"/>
            <w:noWrap/>
            <w:vAlign w:val="bottom"/>
            <w:hideMark/>
            <w:tcPrChange w:id="54" w:author="Rosen, Jim Matthew (GE Vernova)" w:date="2023-10-23T09:41:00Z">
              <w:tcPr>
                <w:tcW w:w="2430" w:type="dxa"/>
                <w:tcBorders>
                  <w:top w:val="single" w:sz="8" w:space="0" w:color="auto"/>
                  <w:left w:val="single" w:sz="8" w:space="0" w:color="auto"/>
                  <w:bottom w:val="single" w:sz="8" w:space="0" w:color="auto"/>
                  <w:right w:val="single" w:sz="4" w:space="0" w:color="auto"/>
                </w:tcBorders>
                <w:shd w:val="clear" w:color="auto" w:fill="auto"/>
                <w:noWrap/>
                <w:vAlign w:val="bottom"/>
                <w:hideMark/>
              </w:tcPr>
            </w:tcPrChange>
          </w:tcPr>
          <w:p w14:paraId="65F48748" w14:textId="7D6E2841" w:rsidR="00544B9F" w:rsidRPr="00193998" w:rsidRDefault="00544B9F" w:rsidP="00193998">
            <w:pPr>
              <w:spacing w:after="0" w:line="240" w:lineRule="auto"/>
              <w:jc w:val="center"/>
              <w:rPr>
                <w:rFonts w:ascii="GE Inspira Sans" w:eastAsia="Times New Roman" w:hAnsi="GE Inspira Sans" w:cs="Calibri"/>
                <w:b/>
                <w:bCs/>
                <w:color w:val="000000"/>
                <w:sz w:val="24"/>
                <w:szCs w:val="24"/>
              </w:rPr>
            </w:pPr>
            <w:r w:rsidRPr="00193998">
              <w:rPr>
                <w:rFonts w:ascii="GE Inspira Sans" w:eastAsia="Times New Roman" w:hAnsi="GE Inspira Sans" w:cs="Calibri"/>
                <w:b/>
                <w:bCs/>
                <w:color w:val="000000"/>
                <w:sz w:val="24"/>
                <w:szCs w:val="24"/>
              </w:rPr>
              <w:t>Contact Name</w:t>
            </w:r>
          </w:p>
        </w:tc>
        <w:tc>
          <w:tcPr>
            <w:tcW w:w="3023" w:type="dxa"/>
            <w:tcBorders>
              <w:top w:val="single" w:sz="8" w:space="0" w:color="auto"/>
              <w:left w:val="nil"/>
              <w:bottom w:val="single" w:sz="8" w:space="0" w:color="auto"/>
              <w:right w:val="single" w:sz="4" w:space="0" w:color="auto"/>
            </w:tcBorders>
            <w:shd w:val="clear" w:color="auto" w:fill="auto"/>
            <w:noWrap/>
            <w:vAlign w:val="bottom"/>
            <w:hideMark/>
            <w:tcPrChange w:id="55" w:author="Rosen, Jim Matthew (GE Vernova)" w:date="2023-10-23T09:41:00Z">
              <w:tcPr>
                <w:tcW w:w="3018" w:type="dxa"/>
                <w:tcBorders>
                  <w:top w:val="single" w:sz="8" w:space="0" w:color="auto"/>
                  <w:left w:val="nil"/>
                  <w:bottom w:val="single" w:sz="8" w:space="0" w:color="auto"/>
                  <w:right w:val="single" w:sz="4" w:space="0" w:color="auto"/>
                </w:tcBorders>
                <w:shd w:val="clear" w:color="auto" w:fill="auto"/>
                <w:noWrap/>
                <w:vAlign w:val="bottom"/>
                <w:hideMark/>
              </w:tcPr>
            </w:tcPrChange>
          </w:tcPr>
          <w:p w14:paraId="70F6BEE1" w14:textId="77777777" w:rsidR="00544B9F" w:rsidRPr="00193998" w:rsidRDefault="00544B9F" w:rsidP="00193998">
            <w:pPr>
              <w:spacing w:after="0" w:line="240" w:lineRule="auto"/>
              <w:jc w:val="center"/>
              <w:rPr>
                <w:rFonts w:ascii="GE Inspira Sans" w:eastAsia="Times New Roman" w:hAnsi="GE Inspira Sans" w:cs="Calibri"/>
                <w:b/>
                <w:bCs/>
                <w:color w:val="000000"/>
                <w:sz w:val="24"/>
                <w:szCs w:val="24"/>
              </w:rPr>
            </w:pPr>
            <w:r w:rsidRPr="00193998">
              <w:rPr>
                <w:rFonts w:ascii="GE Inspira Sans" w:eastAsia="Times New Roman" w:hAnsi="GE Inspira Sans" w:cs="Calibri"/>
                <w:b/>
                <w:bCs/>
                <w:color w:val="000000"/>
                <w:sz w:val="24"/>
                <w:szCs w:val="24"/>
              </w:rPr>
              <w:t xml:space="preserve">Email </w:t>
            </w:r>
          </w:p>
        </w:tc>
        <w:tc>
          <w:tcPr>
            <w:tcW w:w="2007" w:type="dxa"/>
            <w:tcBorders>
              <w:top w:val="single" w:sz="8" w:space="0" w:color="auto"/>
              <w:left w:val="nil"/>
              <w:bottom w:val="single" w:sz="8" w:space="0" w:color="auto"/>
              <w:right w:val="single" w:sz="8" w:space="0" w:color="auto"/>
            </w:tcBorders>
            <w:shd w:val="clear" w:color="auto" w:fill="auto"/>
            <w:noWrap/>
            <w:vAlign w:val="bottom"/>
            <w:hideMark/>
            <w:tcPrChange w:id="56" w:author="Rosen, Jim Matthew (GE Vernova)" w:date="2023-10-23T09:41:00Z">
              <w:tcPr>
                <w:tcW w:w="1972" w:type="dxa"/>
                <w:tcBorders>
                  <w:top w:val="single" w:sz="8" w:space="0" w:color="auto"/>
                  <w:left w:val="nil"/>
                  <w:bottom w:val="single" w:sz="8" w:space="0" w:color="auto"/>
                  <w:right w:val="single" w:sz="8" w:space="0" w:color="auto"/>
                </w:tcBorders>
                <w:shd w:val="clear" w:color="auto" w:fill="auto"/>
                <w:noWrap/>
                <w:vAlign w:val="bottom"/>
                <w:hideMark/>
              </w:tcPr>
            </w:tcPrChange>
          </w:tcPr>
          <w:p w14:paraId="4505A2E4" w14:textId="77777777" w:rsidR="00544B9F" w:rsidRPr="00193998" w:rsidRDefault="00544B9F" w:rsidP="00193998">
            <w:pPr>
              <w:spacing w:after="0" w:line="240" w:lineRule="auto"/>
              <w:jc w:val="center"/>
              <w:rPr>
                <w:rFonts w:ascii="GE Inspira Sans" w:eastAsia="Times New Roman" w:hAnsi="GE Inspira Sans" w:cs="Calibri"/>
                <w:b/>
                <w:bCs/>
                <w:color w:val="000000"/>
                <w:sz w:val="24"/>
                <w:szCs w:val="24"/>
              </w:rPr>
            </w:pPr>
            <w:r w:rsidRPr="00193998">
              <w:rPr>
                <w:rFonts w:ascii="GE Inspira Sans" w:eastAsia="Times New Roman" w:hAnsi="GE Inspira Sans" w:cs="Calibri"/>
                <w:b/>
                <w:bCs/>
                <w:color w:val="000000"/>
                <w:sz w:val="24"/>
                <w:szCs w:val="24"/>
              </w:rPr>
              <w:t>Phone #</w:t>
            </w:r>
          </w:p>
        </w:tc>
      </w:tr>
      <w:tr w:rsidR="00544B9F" w:rsidRPr="00193998" w14:paraId="3B051EA2" w14:textId="77777777" w:rsidTr="00DC5C58">
        <w:trPr>
          <w:trHeight w:val="290"/>
          <w:trPrChange w:id="57"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shd w:val="clear" w:color="000000" w:fill="DDEBF7"/>
            <w:tcPrChange w:id="58" w:author="Rosen, Jim Matthew (GE Vernova)" w:date="2023-10-23T09:41:00Z">
              <w:tcPr>
                <w:tcW w:w="1140" w:type="dxa"/>
                <w:tcBorders>
                  <w:top w:val="nil"/>
                  <w:left w:val="single" w:sz="8" w:space="0" w:color="auto"/>
                  <w:bottom w:val="single" w:sz="4" w:space="0" w:color="auto"/>
                  <w:right w:val="single" w:sz="4" w:space="0" w:color="auto"/>
                </w:tcBorders>
                <w:shd w:val="clear" w:color="000000" w:fill="DDEBF7"/>
              </w:tcPr>
            </w:tcPrChange>
          </w:tcPr>
          <w:p w14:paraId="6410CC06" w14:textId="509253A7" w:rsidR="00544B9F" w:rsidRPr="00193998" w:rsidRDefault="00544B9F" w:rsidP="00193998">
            <w:pPr>
              <w:spacing w:after="0" w:line="240" w:lineRule="auto"/>
              <w:rPr>
                <w:rFonts w:ascii="GE Inspira Sans" w:eastAsia="Times New Roman" w:hAnsi="GE Inspira Sans" w:cs="Calibri"/>
                <w:color w:val="000000"/>
              </w:rPr>
            </w:pPr>
            <w:ins w:id="59" w:author="Wright, Jennifer (GE Vernova)" w:date="2023-09-25T14:50:00Z">
              <w:r>
                <w:rPr>
                  <w:rFonts w:ascii="GE Inspira Sans" w:eastAsia="Times New Roman" w:hAnsi="GE Inspira Sans" w:cs="Calibri"/>
                  <w:color w:val="000000"/>
                </w:rPr>
                <w:t>EHS</w:t>
              </w:r>
            </w:ins>
          </w:p>
        </w:tc>
        <w:tc>
          <w:tcPr>
            <w:tcW w:w="2470" w:type="dxa"/>
            <w:tcBorders>
              <w:top w:val="nil"/>
              <w:left w:val="single" w:sz="8" w:space="0" w:color="auto"/>
              <w:bottom w:val="single" w:sz="4" w:space="0" w:color="auto"/>
              <w:right w:val="single" w:sz="4" w:space="0" w:color="auto"/>
            </w:tcBorders>
            <w:shd w:val="clear" w:color="000000" w:fill="DDEBF7"/>
            <w:noWrap/>
            <w:vAlign w:val="center"/>
            <w:hideMark/>
            <w:tcPrChange w:id="60" w:author="Rosen, Jim Matthew (GE Vernova)" w:date="2023-10-23T09:41:00Z">
              <w:tcPr>
                <w:tcW w:w="2430" w:type="dxa"/>
                <w:tcBorders>
                  <w:top w:val="nil"/>
                  <w:left w:val="single" w:sz="8" w:space="0" w:color="auto"/>
                  <w:bottom w:val="single" w:sz="4" w:space="0" w:color="auto"/>
                  <w:right w:val="single" w:sz="4" w:space="0" w:color="auto"/>
                </w:tcBorders>
                <w:shd w:val="clear" w:color="000000" w:fill="DDEBF7"/>
                <w:noWrap/>
                <w:vAlign w:val="center"/>
                <w:hideMark/>
              </w:tcPr>
            </w:tcPrChange>
          </w:tcPr>
          <w:p w14:paraId="2F1B094F" w14:textId="7890BF88"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Lizlee Galley</w:t>
            </w:r>
          </w:p>
        </w:tc>
        <w:tc>
          <w:tcPr>
            <w:tcW w:w="3023" w:type="dxa"/>
            <w:tcBorders>
              <w:top w:val="nil"/>
              <w:left w:val="nil"/>
              <w:bottom w:val="single" w:sz="4" w:space="0" w:color="auto"/>
              <w:right w:val="single" w:sz="4" w:space="0" w:color="auto"/>
            </w:tcBorders>
            <w:shd w:val="clear" w:color="000000" w:fill="DDEBF7"/>
            <w:noWrap/>
            <w:vAlign w:val="center"/>
            <w:hideMark/>
            <w:tcPrChange w:id="61" w:author="Rosen, Jim Matthew (GE Vernova)" w:date="2023-10-23T09:41:00Z">
              <w:tcPr>
                <w:tcW w:w="3018" w:type="dxa"/>
                <w:tcBorders>
                  <w:top w:val="nil"/>
                  <w:left w:val="nil"/>
                  <w:bottom w:val="single" w:sz="4" w:space="0" w:color="auto"/>
                  <w:right w:val="single" w:sz="4" w:space="0" w:color="auto"/>
                </w:tcBorders>
                <w:shd w:val="clear" w:color="000000" w:fill="DDEBF7"/>
                <w:noWrap/>
                <w:vAlign w:val="center"/>
                <w:hideMark/>
              </w:tcPr>
            </w:tcPrChange>
          </w:tcPr>
          <w:p w14:paraId="3B40F3E4"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"mailto:Lizlee.galley1@ge.com"</w:instrText>
            </w:r>
            <w:r>
              <w:fldChar w:fldCharType="separate"/>
            </w:r>
            <w:r w:rsidR="00544B9F" w:rsidRPr="00193998">
              <w:rPr>
                <w:rFonts w:ascii="GE Inspira Sans" w:eastAsia="Times New Roman" w:hAnsi="GE Inspira Sans" w:cs="Calibri"/>
                <w:color w:val="0563C1"/>
                <w:u w:val="single"/>
              </w:rPr>
              <w:t>Lizlee.galley1@ge.com</w:t>
            </w:r>
            <w:r>
              <w:rPr>
                <w:rFonts w:ascii="GE Inspira Sans" w:eastAsia="Times New Roman" w:hAnsi="GE Inspira Sans" w:cs="Calibri"/>
                <w:color w:val="0563C1"/>
                <w:u w:val="single"/>
              </w:rPr>
              <w:fldChar w:fldCharType="end"/>
            </w:r>
          </w:p>
        </w:tc>
        <w:tc>
          <w:tcPr>
            <w:tcW w:w="2007" w:type="dxa"/>
            <w:tcBorders>
              <w:top w:val="nil"/>
              <w:left w:val="nil"/>
              <w:bottom w:val="single" w:sz="4" w:space="0" w:color="auto"/>
              <w:right w:val="single" w:sz="8" w:space="0" w:color="auto"/>
            </w:tcBorders>
            <w:shd w:val="clear" w:color="000000" w:fill="DDEBF7"/>
            <w:noWrap/>
            <w:vAlign w:val="center"/>
            <w:hideMark/>
            <w:tcPrChange w:id="62" w:author="Rosen, Jim Matthew (GE Vernova)" w:date="2023-10-23T09:41:00Z">
              <w:tcPr>
                <w:tcW w:w="1972" w:type="dxa"/>
                <w:tcBorders>
                  <w:top w:val="nil"/>
                  <w:left w:val="nil"/>
                  <w:bottom w:val="single" w:sz="4" w:space="0" w:color="auto"/>
                  <w:right w:val="single" w:sz="8" w:space="0" w:color="auto"/>
                </w:tcBorders>
                <w:shd w:val="clear" w:color="000000" w:fill="DDEBF7"/>
                <w:noWrap/>
                <w:vAlign w:val="center"/>
                <w:hideMark/>
              </w:tcPr>
            </w:tcPrChange>
          </w:tcPr>
          <w:p w14:paraId="45D943A6"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+1 (346) 324-1774</w:t>
            </w:r>
          </w:p>
        </w:tc>
      </w:tr>
      <w:tr w:rsidR="00544B9F" w:rsidRPr="00193998" w14:paraId="31949F53" w14:textId="77777777" w:rsidTr="00DC5C58">
        <w:trPr>
          <w:trHeight w:val="290"/>
          <w:trPrChange w:id="63"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tcPrChange w:id="64" w:author="Rosen, Jim Matthew (GE Vernova)" w:date="2023-10-23T09:41:00Z">
              <w:tcPr>
                <w:tcW w:w="1140" w:type="dxa"/>
                <w:tcBorders>
                  <w:top w:val="nil"/>
                  <w:left w:val="single" w:sz="8" w:space="0" w:color="auto"/>
                  <w:bottom w:val="single" w:sz="4" w:space="0" w:color="auto"/>
                  <w:right w:val="single" w:sz="4" w:space="0" w:color="auto"/>
                </w:tcBorders>
              </w:tcPr>
            </w:tcPrChange>
          </w:tcPr>
          <w:p w14:paraId="29CACA47" w14:textId="77777777" w:rsidR="00544B9F" w:rsidRPr="00193998" w:rsidRDefault="00544B9F" w:rsidP="00193998">
            <w:pPr>
              <w:spacing w:after="0" w:line="240" w:lineRule="auto"/>
              <w:rPr>
                <w:rFonts w:ascii="GE Inspira Sans" w:eastAsia="Times New Roman" w:hAnsi="GE Inspira Sans" w:cs="Calibri"/>
                <w:color w:val="000000"/>
              </w:rPr>
            </w:pPr>
          </w:p>
        </w:tc>
        <w:tc>
          <w:tcPr>
            <w:tcW w:w="2470" w:type="dxa"/>
            <w:tcBorders>
              <w:top w:val="nil"/>
              <w:left w:val="single" w:sz="8" w:space="0" w:color="auto"/>
              <w:bottom w:val="single" w:sz="4" w:space="0" w:color="auto"/>
              <w:right w:val="single" w:sz="4" w:space="0" w:color="auto"/>
            </w:tcBorders>
            <w:shd w:val="clear" w:color="auto" w:fill="auto"/>
            <w:noWrap/>
            <w:vAlign w:val="bottom"/>
            <w:hideMark/>
            <w:tcPrChange w:id="65" w:author="Rosen, Jim Matthew (GE Vernova)" w:date="2023-10-23T09:41:00Z">
              <w:tcPr>
                <w:tcW w:w="2430" w:type="dxa"/>
                <w:tcBorders>
                  <w:top w:val="nil"/>
                  <w:left w:val="single" w:sz="8" w:space="0" w:color="auto"/>
                  <w:bottom w:val="single" w:sz="4" w:space="0" w:color="auto"/>
                  <w:right w:val="single" w:sz="4" w:space="0" w:color="auto"/>
                </w:tcBorders>
                <w:shd w:val="clear" w:color="auto" w:fill="auto"/>
                <w:noWrap/>
                <w:vAlign w:val="bottom"/>
                <w:hideMark/>
              </w:tcPr>
            </w:tcPrChange>
          </w:tcPr>
          <w:p w14:paraId="4E74F2D6" w14:textId="736FF9B0"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 </w:t>
            </w:r>
          </w:p>
        </w:tc>
        <w:tc>
          <w:tcPr>
            <w:tcW w:w="3023" w:type="dxa"/>
            <w:tcBorders>
              <w:top w:val="nil"/>
              <w:left w:val="nil"/>
              <w:bottom w:val="single" w:sz="4" w:space="0" w:color="auto"/>
              <w:right w:val="single" w:sz="4" w:space="0" w:color="auto"/>
            </w:tcBorders>
            <w:shd w:val="clear" w:color="auto" w:fill="auto"/>
            <w:noWrap/>
            <w:vAlign w:val="bottom"/>
            <w:hideMark/>
            <w:tcPrChange w:id="66" w:author="Rosen, Jim Matthew (GE Vernova)" w:date="2023-10-23T09:41:00Z">
              <w:tcPr>
                <w:tcW w:w="3018" w:type="dxa"/>
                <w:tcBorders>
                  <w:top w:val="nil"/>
                  <w:left w:val="nil"/>
                  <w:bottom w:val="single" w:sz="4" w:space="0" w:color="auto"/>
                  <w:right w:val="single" w:sz="4" w:space="0" w:color="auto"/>
                </w:tcBorders>
                <w:shd w:val="clear" w:color="auto" w:fill="auto"/>
                <w:noWrap/>
                <w:vAlign w:val="bottom"/>
                <w:hideMark/>
              </w:tcPr>
            </w:tcPrChange>
          </w:tcPr>
          <w:p w14:paraId="7794C83E" w14:textId="77777777" w:rsidR="00544B9F" w:rsidRPr="00193998" w:rsidRDefault="00544B9F" w:rsidP="00193998">
            <w:pPr>
              <w:spacing w:after="0" w:line="240" w:lineRule="auto"/>
              <w:rPr>
                <w:rFonts w:ascii="GE Inspira Sans" w:eastAsia="Times New Roman" w:hAnsi="GE Inspira Sans" w:cs="Calibri"/>
                <w:color w:val="0563C1"/>
                <w:u w:val="single"/>
              </w:rPr>
            </w:pPr>
            <w:r w:rsidRPr="00193998">
              <w:rPr>
                <w:rFonts w:ascii="GE Inspira Sans" w:eastAsia="Times New Roman" w:hAnsi="GE Inspira Sans" w:cs="Calibri"/>
                <w:color w:val="0563C1"/>
                <w:u w:val="single"/>
              </w:rPr>
              <w:t> </w:t>
            </w:r>
          </w:p>
        </w:tc>
        <w:tc>
          <w:tcPr>
            <w:tcW w:w="2007" w:type="dxa"/>
            <w:tcBorders>
              <w:top w:val="nil"/>
              <w:left w:val="nil"/>
              <w:bottom w:val="single" w:sz="4" w:space="0" w:color="auto"/>
              <w:right w:val="single" w:sz="8" w:space="0" w:color="auto"/>
            </w:tcBorders>
            <w:shd w:val="clear" w:color="auto" w:fill="auto"/>
            <w:noWrap/>
            <w:vAlign w:val="bottom"/>
            <w:hideMark/>
            <w:tcPrChange w:id="67" w:author="Rosen, Jim Matthew (GE Vernova)" w:date="2023-10-23T09:41:00Z">
              <w:tcPr>
                <w:tcW w:w="1972" w:type="dxa"/>
                <w:tcBorders>
                  <w:top w:val="nil"/>
                  <w:left w:val="nil"/>
                  <w:bottom w:val="single" w:sz="4" w:space="0" w:color="auto"/>
                  <w:right w:val="single" w:sz="8" w:space="0" w:color="auto"/>
                </w:tcBorders>
                <w:shd w:val="clear" w:color="auto" w:fill="auto"/>
                <w:noWrap/>
                <w:vAlign w:val="bottom"/>
                <w:hideMark/>
              </w:tcPr>
            </w:tcPrChange>
          </w:tcPr>
          <w:p w14:paraId="21D2DDD3"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 </w:t>
            </w:r>
          </w:p>
        </w:tc>
      </w:tr>
      <w:tr w:rsidR="00544B9F" w:rsidRPr="00193998" w14:paraId="64E0584D" w14:textId="77777777" w:rsidTr="00DC5C58">
        <w:trPr>
          <w:trHeight w:val="290"/>
          <w:trPrChange w:id="68"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shd w:val="clear" w:color="000000" w:fill="DDEBF7"/>
            <w:tcPrChange w:id="69" w:author="Rosen, Jim Matthew (GE Vernova)" w:date="2023-10-23T09:41:00Z">
              <w:tcPr>
                <w:tcW w:w="1140" w:type="dxa"/>
                <w:tcBorders>
                  <w:top w:val="nil"/>
                  <w:left w:val="single" w:sz="8" w:space="0" w:color="auto"/>
                  <w:bottom w:val="single" w:sz="4" w:space="0" w:color="auto"/>
                  <w:right w:val="single" w:sz="4" w:space="0" w:color="auto"/>
                </w:tcBorders>
                <w:shd w:val="clear" w:color="000000" w:fill="DDEBF7"/>
              </w:tcPr>
            </w:tcPrChange>
          </w:tcPr>
          <w:p w14:paraId="29713FBD" w14:textId="3DFC5371" w:rsidR="00544B9F" w:rsidRPr="00193998" w:rsidRDefault="00544B9F" w:rsidP="00193998">
            <w:pPr>
              <w:spacing w:after="0" w:line="240" w:lineRule="auto"/>
              <w:rPr>
                <w:rFonts w:ascii="GE Inspira Sans" w:eastAsia="Times New Roman" w:hAnsi="GE Inspira Sans" w:cs="Calibri"/>
                <w:color w:val="000000"/>
              </w:rPr>
            </w:pPr>
            <w:ins w:id="70" w:author="Wright, Jennifer (GE Vernova)" w:date="2023-09-25T14:51:00Z">
              <w:r>
                <w:rPr>
                  <w:rFonts w:ascii="GE Inspira Sans" w:eastAsia="Times New Roman" w:hAnsi="GE Inspira Sans" w:cs="Calibri"/>
                  <w:color w:val="000000"/>
                </w:rPr>
                <w:t>PLL</w:t>
              </w:r>
            </w:ins>
          </w:p>
        </w:tc>
        <w:tc>
          <w:tcPr>
            <w:tcW w:w="2470" w:type="dxa"/>
            <w:tcBorders>
              <w:top w:val="nil"/>
              <w:left w:val="single" w:sz="8" w:space="0" w:color="auto"/>
              <w:bottom w:val="single" w:sz="4" w:space="0" w:color="auto"/>
              <w:right w:val="single" w:sz="4" w:space="0" w:color="auto"/>
            </w:tcBorders>
            <w:shd w:val="clear" w:color="000000" w:fill="DDEBF7"/>
            <w:noWrap/>
            <w:vAlign w:val="bottom"/>
            <w:hideMark/>
            <w:tcPrChange w:id="71" w:author="Rosen, Jim Matthew (GE Vernova)" w:date="2023-10-23T09:41:00Z">
              <w:tcPr>
                <w:tcW w:w="2430" w:type="dxa"/>
                <w:tcBorders>
                  <w:top w:val="nil"/>
                  <w:left w:val="single" w:sz="8" w:space="0" w:color="auto"/>
                  <w:bottom w:val="single" w:sz="4" w:space="0" w:color="auto"/>
                  <w:right w:val="single" w:sz="4" w:space="0" w:color="auto"/>
                </w:tcBorders>
                <w:shd w:val="clear" w:color="000000" w:fill="DDEBF7"/>
                <w:noWrap/>
                <w:vAlign w:val="bottom"/>
                <w:hideMark/>
              </w:tcPr>
            </w:tcPrChange>
          </w:tcPr>
          <w:p w14:paraId="2DB10B6B" w14:textId="63BECAA6"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Michele Alcantar</w:t>
            </w:r>
          </w:p>
        </w:tc>
        <w:tc>
          <w:tcPr>
            <w:tcW w:w="3023" w:type="dxa"/>
            <w:tcBorders>
              <w:top w:val="nil"/>
              <w:left w:val="nil"/>
              <w:bottom w:val="single" w:sz="4" w:space="0" w:color="auto"/>
              <w:right w:val="single" w:sz="4" w:space="0" w:color="auto"/>
            </w:tcBorders>
            <w:shd w:val="clear" w:color="000000" w:fill="DDEBF7"/>
            <w:noWrap/>
            <w:vAlign w:val="bottom"/>
            <w:hideMark/>
            <w:tcPrChange w:id="72" w:author="Rosen, Jim Matthew (GE Vernova)" w:date="2023-10-23T09:41:00Z">
              <w:tcPr>
                <w:tcW w:w="3018" w:type="dxa"/>
                <w:tcBorders>
                  <w:top w:val="nil"/>
                  <w:left w:val="nil"/>
                  <w:bottom w:val="single" w:sz="4" w:space="0" w:color="auto"/>
                  <w:right w:val="single" w:sz="4" w:space="0" w:color="auto"/>
                </w:tcBorders>
                <w:shd w:val="clear" w:color="000000" w:fill="DDEBF7"/>
                <w:noWrap/>
                <w:vAlign w:val="bottom"/>
                <w:hideMark/>
              </w:tcPr>
            </w:tcPrChange>
          </w:tcPr>
          <w:p w14:paraId="7C0FE0A8"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"mailto:Michele.Alcantar@ge.com"</w:instrText>
            </w:r>
            <w:r>
              <w:fldChar w:fldCharType="separate"/>
            </w:r>
            <w:r w:rsidR="00544B9F" w:rsidRPr="00193998">
              <w:rPr>
                <w:rFonts w:ascii="GE Inspira Sans" w:eastAsia="Times New Roman" w:hAnsi="GE Inspira Sans" w:cs="Calibri"/>
                <w:color w:val="0563C1"/>
                <w:u w:val="single"/>
              </w:rPr>
              <w:t>Michele.Alcantar@ge.com</w:t>
            </w:r>
            <w:r>
              <w:rPr>
                <w:rFonts w:ascii="GE Inspira Sans" w:eastAsia="Times New Roman" w:hAnsi="GE Inspira Sans" w:cs="Calibri"/>
                <w:color w:val="0563C1"/>
                <w:u w:val="single"/>
              </w:rPr>
              <w:fldChar w:fldCharType="end"/>
            </w:r>
          </w:p>
        </w:tc>
        <w:tc>
          <w:tcPr>
            <w:tcW w:w="2007" w:type="dxa"/>
            <w:tcBorders>
              <w:top w:val="nil"/>
              <w:left w:val="nil"/>
              <w:bottom w:val="single" w:sz="4" w:space="0" w:color="auto"/>
              <w:right w:val="single" w:sz="8" w:space="0" w:color="auto"/>
            </w:tcBorders>
            <w:shd w:val="clear" w:color="000000" w:fill="DDEBF7"/>
            <w:noWrap/>
            <w:vAlign w:val="bottom"/>
            <w:hideMark/>
            <w:tcPrChange w:id="73" w:author="Rosen, Jim Matthew (GE Vernova)" w:date="2023-10-23T09:41:00Z">
              <w:tcPr>
                <w:tcW w:w="1972" w:type="dxa"/>
                <w:tcBorders>
                  <w:top w:val="nil"/>
                  <w:left w:val="nil"/>
                  <w:bottom w:val="single" w:sz="4" w:space="0" w:color="auto"/>
                  <w:right w:val="single" w:sz="8" w:space="0" w:color="auto"/>
                </w:tcBorders>
                <w:shd w:val="clear" w:color="000000" w:fill="DDEBF7"/>
                <w:noWrap/>
                <w:vAlign w:val="bottom"/>
                <w:hideMark/>
              </w:tcPr>
            </w:tcPrChange>
          </w:tcPr>
          <w:p w14:paraId="082A969A"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+1 (832) 926 0238</w:t>
            </w:r>
          </w:p>
        </w:tc>
      </w:tr>
      <w:tr w:rsidR="00544B9F" w:rsidRPr="00193998" w14:paraId="412F70DB" w14:textId="77777777" w:rsidTr="00DC5C58">
        <w:trPr>
          <w:trHeight w:val="290"/>
          <w:trPrChange w:id="74"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tcPrChange w:id="75" w:author="Rosen, Jim Matthew (GE Vernova)" w:date="2023-10-23T09:41:00Z">
              <w:tcPr>
                <w:tcW w:w="1140" w:type="dxa"/>
                <w:tcBorders>
                  <w:top w:val="nil"/>
                  <w:left w:val="single" w:sz="8" w:space="0" w:color="auto"/>
                  <w:bottom w:val="single" w:sz="4" w:space="0" w:color="auto"/>
                  <w:right w:val="single" w:sz="4" w:space="0" w:color="auto"/>
                </w:tcBorders>
              </w:tcPr>
            </w:tcPrChange>
          </w:tcPr>
          <w:p w14:paraId="36AC70FE" w14:textId="075D64F9" w:rsidR="00544B9F" w:rsidRPr="00193998" w:rsidRDefault="00544B9F" w:rsidP="00193998">
            <w:pPr>
              <w:spacing w:after="0" w:line="240" w:lineRule="auto"/>
              <w:rPr>
                <w:rFonts w:ascii="GE Inspira Sans" w:eastAsia="Times New Roman" w:hAnsi="GE Inspira Sans" w:cs="Calibri"/>
                <w:color w:val="000000"/>
              </w:rPr>
            </w:pPr>
            <w:ins w:id="76" w:author="Wright, Jennifer (GE Vernova)" w:date="2023-09-25T14:51:00Z">
              <w:r>
                <w:rPr>
                  <w:rFonts w:ascii="GE Inspira Sans" w:eastAsia="Times New Roman" w:hAnsi="GE Inspira Sans" w:cs="Calibri"/>
                  <w:color w:val="000000"/>
                </w:rPr>
                <w:t>PLL</w:t>
              </w:r>
            </w:ins>
          </w:p>
        </w:tc>
        <w:tc>
          <w:tcPr>
            <w:tcW w:w="2470" w:type="dxa"/>
            <w:tcBorders>
              <w:top w:val="nil"/>
              <w:left w:val="single" w:sz="8" w:space="0" w:color="auto"/>
              <w:bottom w:val="single" w:sz="4" w:space="0" w:color="auto"/>
              <w:right w:val="single" w:sz="4" w:space="0" w:color="auto"/>
            </w:tcBorders>
            <w:shd w:val="clear" w:color="auto" w:fill="auto"/>
            <w:noWrap/>
            <w:vAlign w:val="bottom"/>
            <w:hideMark/>
            <w:tcPrChange w:id="77" w:author="Rosen, Jim Matthew (GE Vernova)" w:date="2023-10-23T09:41:00Z">
              <w:tcPr>
                <w:tcW w:w="2430" w:type="dxa"/>
                <w:tcBorders>
                  <w:top w:val="nil"/>
                  <w:left w:val="single" w:sz="8" w:space="0" w:color="auto"/>
                  <w:bottom w:val="single" w:sz="4" w:space="0" w:color="auto"/>
                  <w:right w:val="single" w:sz="4" w:space="0" w:color="auto"/>
                </w:tcBorders>
                <w:shd w:val="clear" w:color="auto" w:fill="auto"/>
                <w:noWrap/>
                <w:vAlign w:val="bottom"/>
                <w:hideMark/>
              </w:tcPr>
            </w:tcPrChange>
          </w:tcPr>
          <w:p w14:paraId="0DA87152" w14:textId="78A6EBAE"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Harry Hanson</w:t>
            </w:r>
          </w:p>
        </w:tc>
        <w:tc>
          <w:tcPr>
            <w:tcW w:w="3023" w:type="dxa"/>
            <w:tcBorders>
              <w:top w:val="nil"/>
              <w:left w:val="nil"/>
              <w:bottom w:val="single" w:sz="4" w:space="0" w:color="auto"/>
              <w:right w:val="single" w:sz="4" w:space="0" w:color="auto"/>
            </w:tcBorders>
            <w:shd w:val="clear" w:color="auto" w:fill="auto"/>
            <w:noWrap/>
            <w:vAlign w:val="bottom"/>
            <w:hideMark/>
            <w:tcPrChange w:id="78" w:author="Rosen, Jim Matthew (GE Vernova)" w:date="2023-10-23T09:41:00Z">
              <w:tcPr>
                <w:tcW w:w="3018" w:type="dxa"/>
                <w:tcBorders>
                  <w:top w:val="nil"/>
                  <w:left w:val="nil"/>
                  <w:bottom w:val="single" w:sz="4" w:space="0" w:color="auto"/>
                  <w:right w:val="single" w:sz="4" w:space="0" w:color="auto"/>
                </w:tcBorders>
                <w:shd w:val="clear" w:color="auto" w:fill="auto"/>
                <w:noWrap/>
                <w:vAlign w:val="bottom"/>
                <w:hideMark/>
              </w:tcPr>
            </w:tcPrChange>
          </w:tcPr>
          <w:p w14:paraId="1210071F"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"mailto:harry.hanson@ge.com"</w:instrText>
            </w:r>
            <w:r>
              <w:fldChar w:fldCharType="separate"/>
            </w:r>
            <w:r w:rsidR="00544B9F" w:rsidRPr="00193998">
              <w:rPr>
                <w:rFonts w:ascii="GE Inspira Sans" w:eastAsia="Times New Roman" w:hAnsi="GE Inspira Sans" w:cs="Calibri"/>
                <w:color w:val="0563C1"/>
                <w:u w:val="single"/>
              </w:rPr>
              <w:t>harry.hanson@ge.com</w:t>
            </w:r>
            <w:r>
              <w:rPr>
                <w:rFonts w:ascii="GE Inspira Sans" w:eastAsia="Times New Roman" w:hAnsi="GE Inspira Sans" w:cs="Calibri"/>
                <w:color w:val="0563C1"/>
                <w:u w:val="single"/>
              </w:rPr>
              <w:fldChar w:fldCharType="end"/>
            </w:r>
          </w:p>
        </w:tc>
        <w:tc>
          <w:tcPr>
            <w:tcW w:w="2007" w:type="dxa"/>
            <w:tcBorders>
              <w:top w:val="nil"/>
              <w:left w:val="nil"/>
              <w:bottom w:val="single" w:sz="4" w:space="0" w:color="auto"/>
              <w:right w:val="single" w:sz="8" w:space="0" w:color="auto"/>
            </w:tcBorders>
            <w:shd w:val="clear" w:color="auto" w:fill="auto"/>
            <w:noWrap/>
            <w:vAlign w:val="bottom"/>
            <w:hideMark/>
            <w:tcPrChange w:id="79" w:author="Rosen, Jim Matthew (GE Vernova)" w:date="2023-10-23T09:41:00Z">
              <w:tcPr>
                <w:tcW w:w="1972" w:type="dxa"/>
                <w:tcBorders>
                  <w:top w:val="nil"/>
                  <w:left w:val="nil"/>
                  <w:bottom w:val="single" w:sz="4" w:space="0" w:color="auto"/>
                  <w:right w:val="single" w:sz="8" w:space="0" w:color="auto"/>
                </w:tcBorders>
                <w:shd w:val="clear" w:color="auto" w:fill="auto"/>
                <w:noWrap/>
                <w:vAlign w:val="bottom"/>
                <w:hideMark/>
              </w:tcPr>
            </w:tcPrChange>
          </w:tcPr>
          <w:p w14:paraId="0BEDE9CF"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+1 (630) 561 5231</w:t>
            </w:r>
          </w:p>
        </w:tc>
      </w:tr>
      <w:tr w:rsidR="00544B9F" w:rsidRPr="00193998" w14:paraId="4BA7C266" w14:textId="77777777" w:rsidTr="00DC5C58">
        <w:trPr>
          <w:trHeight w:val="290"/>
          <w:trPrChange w:id="80"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shd w:val="clear" w:color="000000" w:fill="DDEBF7"/>
            <w:tcPrChange w:id="81" w:author="Rosen, Jim Matthew (GE Vernova)" w:date="2023-10-23T09:41:00Z">
              <w:tcPr>
                <w:tcW w:w="1140" w:type="dxa"/>
                <w:tcBorders>
                  <w:top w:val="nil"/>
                  <w:left w:val="single" w:sz="8" w:space="0" w:color="auto"/>
                  <w:bottom w:val="single" w:sz="4" w:space="0" w:color="auto"/>
                  <w:right w:val="single" w:sz="4" w:space="0" w:color="auto"/>
                </w:tcBorders>
                <w:shd w:val="clear" w:color="000000" w:fill="DDEBF7"/>
              </w:tcPr>
            </w:tcPrChange>
          </w:tcPr>
          <w:p w14:paraId="538EC82D" w14:textId="6ACB24A7" w:rsidR="00544B9F" w:rsidRPr="00193998" w:rsidRDefault="00544B9F" w:rsidP="00193998">
            <w:pPr>
              <w:spacing w:after="0" w:line="240" w:lineRule="auto"/>
              <w:rPr>
                <w:rFonts w:ascii="GE Inspira Sans" w:eastAsia="Times New Roman" w:hAnsi="GE Inspira Sans" w:cs="Calibri"/>
                <w:color w:val="000000"/>
              </w:rPr>
            </w:pPr>
            <w:ins w:id="82" w:author="Wright, Jennifer (GE Vernova)" w:date="2023-09-25T14:51:00Z">
              <w:r>
                <w:rPr>
                  <w:rFonts w:ascii="GE Inspira Sans" w:eastAsia="Times New Roman" w:hAnsi="GE Inspira Sans" w:cs="Calibri"/>
                  <w:color w:val="000000"/>
                </w:rPr>
                <w:t>PLL</w:t>
              </w:r>
            </w:ins>
          </w:p>
        </w:tc>
        <w:tc>
          <w:tcPr>
            <w:tcW w:w="2470" w:type="dxa"/>
            <w:tcBorders>
              <w:top w:val="nil"/>
              <w:left w:val="single" w:sz="8" w:space="0" w:color="auto"/>
              <w:bottom w:val="single" w:sz="4" w:space="0" w:color="auto"/>
              <w:right w:val="single" w:sz="4" w:space="0" w:color="auto"/>
            </w:tcBorders>
            <w:shd w:val="clear" w:color="000000" w:fill="DDEBF7"/>
            <w:noWrap/>
            <w:vAlign w:val="bottom"/>
            <w:hideMark/>
            <w:tcPrChange w:id="83" w:author="Rosen, Jim Matthew (GE Vernova)" w:date="2023-10-23T09:41:00Z">
              <w:tcPr>
                <w:tcW w:w="2430" w:type="dxa"/>
                <w:tcBorders>
                  <w:top w:val="nil"/>
                  <w:left w:val="single" w:sz="8" w:space="0" w:color="auto"/>
                  <w:bottom w:val="single" w:sz="4" w:space="0" w:color="auto"/>
                  <w:right w:val="single" w:sz="4" w:space="0" w:color="auto"/>
                </w:tcBorders>
                <w:shd w:val="clear" w:color="000000" w:fill="DDEBF7"/>
                <w:noWrap/>
                <w:vAlign w:val="bottom"/>
                <w:hideMark/>
              </w:tcPr>
            </w:tcPrChange>
          </w:tcPr>
          <w:p w14:paraId="54096669" w14:textId="107780A4"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Pablo Schibli</w:t>
            </w:r>
          </w:p>
        </w:tc>
        <w:tc>
          <w:tcPr>
            <w:tcW w:w="3023" w:type="dxa"/>
            <w:tcBorders>
              <w:top w:val="nil"/>
              <w:left w:val="nil"/>
              <w:bottom w:val="single" w:sz="4" w:space="0" w:color="auto"/>
              <w:right w:val="single" w:sz="4" w:space="0" w:color="auto"/>
            </w:tcBorders>
            <w:shd w:val="clear" w:color="000000" w:fill="DDEBF7"/>
            <w:noWrap/>
            <w:vAlign w:val="bottom"/>
            <w:hideMark/>
            <w:tcPrChange w:id="84" w:author="Rosen, Jim Matthew (GE Vernova)" w:date="2023-10-23T09:41:00Z">
              <w:tcPr>
                <w:tcW w:w="3018" w:type="dxa"/>
                <w:tcBorders>
                  <w:top w:val="nil"/>
                  <w:left w:val="nil"/>
                  <w:bottom w:val="single" w:sz="4" w:space="0" w:color="auto"/>
                  <w:right w:val="single" w:sz="4" w:space="0" w:color="auto"/>
                </w:tcBorders>
                <w:shd w:val="clear" w:color="000000" w:fill="DDEBF7"/>
                <w:noWrap/>
                <w:vAlign w:val="bottom"/>
                <w:hideMark/>
              </w:tcPr>
            </w:tcPrChange>
          </w:tcPr>
          <w:p w14:paraId="07AAB6B8"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"mailto:pablo.schibli@ge.com"</w:instrText>
            </w:r>
            <w:r>
              <w:fldChar w:fldCharType="separate"/>
            </w:r>
            <w:r w:rsidR="00544B9F" w:rsidRPr="00193998">
              <w:rPr>
                <w:rFonts w:ascii="GE Inspira Sans" w:eastAsia="Times New Roman" w:hAnsi="GE Inspira Sans" w:cs="Calibri"/>
                <w:color w:val="0563C1"/>
                <w:u w:val="single"/>
              </w:rPr>
              <w:t>pablo.schibli@ge.com</w:t>
            </w:r>
            <w:r>
              <w:rPr>
                <w:rFonts w:ascii="GE Inspira Sans" w:eastAsia="Times New Roman" w:hAnsi="GE Inspira Sans" w:cs="Calibri"/>
                <w:color w:val="0563C1"/>
                <w:u w:val="single"/>
              </w:rPr>
              <w:fldChar w:fldCharType="end"/>
            </w:r>
          </w:p>
        </w:tc>
        <w:tc>
          <w:tcPr>
            <w:tcW w:w="2007" w:type="dxa"/>
            <w:tcBorders>
              <w:top w:val="nil"/>
              <w:left w:val="nil"/>
              <w:bottom w:val="single" w:sz="4" w:space="0" w:color="auto"/>
              <w:right w:val="single" w:sz="8" w:space="0" w:color="auto"/>
            </w:tcBorders>
            <w:shd w:val="clear" w:color="000000" w:fill="DDEBF7"/>
            <w:noWrap/>
            <w:vAlign w:val="bottom"/>
            <w:hideMark/>
            <w:tcPrChange w:id="85" w:author="Rosen, Jim Matthew (GE Vernova)" w:date="2023-10-23T09:41:00Z">
              <w:tcPr>
                <w:tcW w:w="1972" w:type="dxa"/>
                <w:tcBorders>
                  <w:top w:val="nil"/>
                  <w:left w:val="nil"/>
                  <w:bottom w:val="single" w:sz="4" w:space="0" w:color="auto"/>
                  <w:right w:val="single" w:sz="8" w:space="0" w:color="auto"/>
                </w:tcBorders>
                <w:shd w:val="clear" w:color="000000" w:fill="DDEBF7"/>
                <w:noWrap/>
                <w:vAlign w:val="bottom"/>
                <w:hideMark/>
              </w:tcPr>
            </w:tcPrChange>
          </w:tcPr>
          <w:p w14:paraId="3B306BE3"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+41 (79) 8787173</w:t>
            </w:r>
          </w:p>
        </w:tc>
      </w:tr>
      <w:tr w:rsidR="00544B9F" w:rsidRPr="00193998" w14:paraId="44EC5257" w14:textId="77777777" w:rsidTr="00DC5C58">
        <w:trPr>
          <w:trHeight w:val="290"/>
          <w:trPrChange w:id="86"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tcPrChange w:id="87" w:author="Rosen, Jim Matthew (GE Vernova)" w:date="2023-10-23T09:41:00Z">
              <w:tcPr>
                <w:tcW w:w="1140" w:type="dxa"/>
                <w:tcBorders>
                  <w:top w:val="nil"/>
                  <w:left w:val="single" w:sz="8" w:space="0" w:color="auto"/>
                  <w:bottom w:val="single" w:sz="4" w:space="0" w:color="auto"/>
                  <w:right w:val="single" w:sz="4" w:space="0" w:color="auto"/>
                </w:tcBorders>
              </w:tcPr>
            </w:tcPrChange>
          </w:tcPr>
          <w:p w14:paraId="1976613B" w14:textId="5E92575F" w:rsidR="00544B9F" w:rsidRPr="00193998" w:rsidRDefault="00544B9F" w:rsidP="00193998">
            <w:pPr>
              <w:spacing w:after="0" w:line="240" w:lineRule="auto"/>
              <w:rPr>
                <w:rFonts w:ascii="GE Inspira Sans" w:eastAsia="Times New Roman" w:hAnsi="GE Inspira Sans" w:cs="Calibri"/>
                <w:color w:val="000000"/>
              </w:rPr>
            </w:pPr>
            <w:ins w:id="88" w:author="Wright, Jennifer (GE Vernova)" w:date="2023-09-25T14:51:00Z">
              <w:r>
                <w:rPr>
                  <w:rFonts w:ascii="GE Inspira Sans" w:eastAsia="Times New Roman" w:hAnsi="GE Inspira Sans" w:cs="Calibri"/>
                  <w:color w:val="000000"/>
                </w:rPr>
                <w:t>PLL</w:t>
              </w:r>
            </w:ins>
          </w:p>
        </w:tc>
        <w:tc>
          <w:tcPr>
            <w:tcW w:w="2470" w:type="dxa"/>
            <w:tcBorders>
              <w:top w:val="nil"/>
              <w:left w:val="single" w:sz="8" w:space="0" w:color="auto"/>
              <w:bottom w:val="single" w:sz="4" w:space="0" w:color="auto"/>
              <w:right w:val="single" w:sz="4" w:space="0" w:color="auto"/>
            </w:tcBorders>
            <w:shd w:val="clear" w:color="auto" w:fill="auto"/>
            <w:noWrap/>
            <w:vAlign w:val="bottom"/>
            <w:hideMark/>
            <w:tcPrChange w:id="89" w:author="Rosen, Jim Matthew (GE Vernova)" w:date="2023-10-23T09:41:00Z">
              <w:tcPr>
                <w:tcW w:w="2430" w:type="dxa"/>
                <w:tcBorders>
                  <w:top w:val="nil"/>
                  <w:left w:val="single" w:sz="8" w:space="0" w:color="auto"/>
                  <w:bottom w:val="single" w:sz="4" w:space="0" w:color="auto"/>
                  <w:right w:val="single" w:sz="4" w:space="0" w:color="auto"/>
                </w:tcBorders>
                <w:shd w:val="clear" w:color="auto" w:fill="auto"/>
                <w:noWrap/>
                <w:vAlign w:val="bottom"/>
                <w:hideMark/>
              </w:tcPr>
            </w:tcPrChange>
          </w:tcPr>
          <w:p w14:paraId="7DD9A236" w14:textId="27A253D2"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Sherif Khalifa</w:t>
            </w:r>
          </w:p>
        </w:tc>
        <w:tc>
          <w:tcPr>
            <w:tcW w:w="3023" w:type="dxa"/>
            <w:tcBorders>
              <w:top w:val="nil"/>
              <w:left w:val="nil"/>
              <w:bottom w:val="single" w:sz="4" w:space="0" w:color="auto"/>
              <w:right w:val="single" w:sz="4" w:space="0" w:color="auto"/>
            </w:tcBorders>
            <w:shd w:val="clear" w:color="auto" w:fill="auto"/>
            <w:noWrap/>
            <w:vAlign w:val="bottom"/>
            <w:hideMark/>
            <w:tcPrChange w:id="90" w:author="Rosen, Jim Matthew (GE Vernova)" w:date="2023-10-23T09:41:00Z">
              <w:tcPr>
                <w:tcW w:w="3018" w:type="dxa"/>
                <w:tcBorders>
                  <w:top w:val="nil"/>
                  <w:left w:val="nil"/>
                  <w:bottom w:val="single" w:sz="4" w:space="0" w:color="auto"/>
                  <w:right w:val="single" w:sz="4" w:space="0" w:color="auto"/>
                </w:tcBorders>
                <w:shd w:val="clear" w:color="auto" w:fill="auto"/>
                <w:noWrap/>
                <w:vAlign w:val="bottom"/>
                <w:hideMark/>
              </w:tcPr>
            </w:tcPrChange>
          </w:tcPr>
          <w:p w14:paraId="2130E5AF"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"mailto:Sherif.Khalifa@ge.com"</w:instrText>
            </w:r>
            <w:r>
              <w:fldChar w:fldCharType="separate"/>
            </w:r>
            <w:r w:rsidR="00544B9F" w:rsidRPr="00193998">
              <w:rPr>
                <w:rFonts w:ascii="GE Inspira Sans" w:eastAsia="Times New Roman" w:hAnsi="GE Inspira Sans" w:cs="Calibri"/>
                <w:color w:val="0563C1"/>
                <w:u w:val="single"/>
              </w:rPr>
              <w:t>Sherif.Khalifa@ge.com</w:t>
            </w:r>
            <w:r>
              <w:rPr>
                <w:rFonts w:ascii="GE Inspira Sans" w:eastAsia="Times New Roman" w:hAnsi="GE Inspira Sans" w:cs="Calibri"/>
                <w:color w:val="0563C1"/>
                <w:u w:val="single"/>
              </w:rPr>
              <w:fldChar w:fldCharType="end"/>
            </w:r>
          </w:p>
        </w:tc>
        <w:tc>
          <w:tcPr>
            <w:tcW w:w="2007" w:type="dxa"/>
            <w:tcBorders>
              <w:top w:val="nil"/>
              <w:left w:val="nil"/>
              <w:bottom w:val="single" w:sz="4" w:space="0" w:color="auto"/>
              <w:right w:val="single" w:sz="8" w:space="0" w:color="auto"/>
            </w:tcBorders>
            <w:shd w:val="clear" w:color="auto" w:fill="auto"/>
            <w:noWrap/>
            <w:vAlign w:val="bottom"/>
            <w:hideMark/>
            <w:tcPrChange w:id="91" w:author="Rosen, Jim Matthew (GE Vernova)" w:date="2023-10-23T09:41:00Z">
              <w:tcPr>
                <w:tcW w:w="1972" w:type="dxa"/>
                <w:tcBorders>
                  <w:top w:val="nil"/>
                  <w:left w:val="nil"/>
                  <w:bottom w:val="single" w:sz="4" w:space="0" w:color="auto"/>
                  <w:right w:val="single" w:sz="8" w:space="0" w:color="auto"/>
                </w:tcBorders>
                <w:shd w:val="clear" w:color="auto" w:fill="auto"/>
                <w:noWrap/>
                <w:vAlign w:val="bottom"/>
                <w:hideMark/>
              </w:tcPr>
            </w:tcPrChange>
          </w:tcPr>
          <w:p w14:paraId="6BE82BFC"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+1 (281) 387 4979</w:t>
            </w:r>
          </w:p>
        </w:tc>
      </w:tr>
      <w:tr w:rsidR="00544B9F" w:rsidRPr="00193998" w14:paraId="0D73EFA4" w14:textId="77777777" w:rsidTr="00DC5C58">
        <w:trPr>
          <w:trHeight w:val="290"/>
          <w:trPrChange w:id="92"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shd w:val="clear" w:color="000000" w:fill="DDEBF7"/>
            <w:tcPrChange w:id="93" w:author="Rosen, Jim Matthew (GE Vernova)" w:date="2023-10-23T09:41:00Z">
              <w:tcPr>
                <w:tcW w:w="1140" w:type="dxa"/>
                <w:tcBorders>
                  <w:top w:val="nil"/>
                  <w:left w:val="single" w:sz="8" w:space="0" w:color="auto"/>
                  <w:bottom w:val="single" w:sz="4" w:space="0" w:color="auto"/>
                  <w:right w:val="single" w:sz="4" w:space="0" w:color="auto"/>
                </w:tcBorders>
                <w:shd w:val="clear" w:color="000000" w:fill="DDEBF7"/>
              </w:tcPr>
            </w:tcPrChange>
          </w:tcPr>
          <w:p w14:paraId="662811A9" w14:textId="4049AB35" w:rsidR="00544B9F" w:rsidRPr="00193998" w:rsidRDefault="00544B9F" w:rsidP="00193998">
            <w:pPr>
              <w:spacing w:after="0" w:line="240" w:lineRule="auto"/>
              <w:rPr>
                <w:rFonts w:ascii="GE Inspira Sans" w:eastAsia="Times New Roman" w:hAnsi="GE Inspira Sans" w:cs="Calibri"/>
                <w:color w:val="000000"/>
              </w:rPr>
            </w:pPr>
            <w:ins w:id="94" w:author="Wright, Jennifer (GE Vernova)" w:date="2023-09-25T14:51:00Z">
              <w:r>
                <w:rPr>
                  <w:rFonts w:ascii="GE Inspira Sans" w:eastAsia="Times New Roman" w:hAnsi="GE Inspira Sans" w:cs="Calibri"/>
                  <w:color w:val="000000"/>
                </w:rPr>
                <w:t>PLL</w:t>
              </w:r>
            </w:ins>
          </w:p>
        </w:tc>
        <w:tc>
          <w:tcPr>
            <w:tcW w:w="2470" w:type="dxa"/>
            <w:tcBorders>
              <w:top w:val="nil"/>
              <w:left w:val="single" w:sz="8" w:space="0" w:color="auto"/>
              <w:bottom w:val="single" w:sz="4" w:space="0" w:color="auto"/>
              <w:right w:val="single" w:sz="4" w:space="0" w:color="auto"/>
            </w:tcBorders>
            <w:shd w:val="clear" w:color="000000" w:fill="DDEBF7"/>
            <w:noWrap/>
            <w:vAlign w:val="bottom"/>
            <w:hideMark/>
            <w:tcPrChange w:id="95" w:author="Rosen, Jim Matthew (GE Vernova)" w:date="2023-10-23T09:41:00Z">
              <w:tcPr>
                <w:tcW w:w="2430" w:type="dxa"/>
                <w:tcBorders>
                  <w:top w:val="nil"/>
                  <w:left w:val="single" w:sz="8" w:space="0" w:color="auto"/>
                  <w:bottom w:val="single" w:sz="4" w:space="0" w:color="auto"/>
                  <w:right w:val="single" w:sz="4" w:space="0" w:color="auto"/>
                </w:tcBorders>
                <w:shd w:val="clear" w:color="000000" w:fill="DDEBF7"/>
                <w:noWrap/>
                <w:vAlign w:val="bottom"/>
                <w:hideMark/>
              </w:tcPr>
            </w:tcPrChange>
          </w:tcPr>
          <w:p w14:paraId="391FADBF" w14:textId="6D7CC1EA"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Greg Walker</w:t>
            </w:r>
          </w:p>
        </w:tc>
        <w:tc>
          <w:tcPr>
            <w:tcW w:w="3023" w:type="dxa"/>
            <w:tcBorders>
              <w:top w:val="nil"/>
              <w:left w:val="nil"/>
              <w:bottom w:val="single" w:sz="4" w:space="0" w:color="auto"/>
              <w:right w:val="single" w:sz="4" w:space="0" w:color="auto"/>
            </w:tcBorders>
            <w:shd w:val="clear" w:color="000000" w:fill="DDEBF7"/>
            <w:noWrap/>
            <w:vAlign w:val="bottom"/>
            <w:hideMark/>
            <w:tcPrChange w:id="96" w:author="Rosen, Jim Matthew (GE Vernova)" w:date="2023-10-23T09:41:00Z">
              <w:tcPr>
                <w:tcW w:w="3018" w:type="dxa"/>
                <w:tcBorders>
                  <w:top w:val="nil"/>
                  <w:left w:val="nil"/>
                  <w:bottom w:val="single" w:sz="4" w:space="0" w:color="auto"/>
                  <w:right w:val="single" w:sz="4" w:space="0" w:color="auto"/>
                </w:tcBorders>
                <w:shd w:val="clear" w:color="000000" w:fill="DDEBF7"/>
                <w:noWrap/>
                <w:vAlign w:val="bottom"/>
                <w:hideMark/>
              </w:tcPr>
            </w:tcPrChange>
          </w:tcPr>
          <w:p w14:paraId="0F593F92"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"mailto:GregoryD.Walker@ge.com"</w:instrText>
            </w:r>
            <w:r>
              <w:fldChar w:fldCharType="separate"/>
            </w:r>
            <w:r w:rsidR="00544B9F" w:rsidRPr="00193998">
              <w:rPr>
                <w:rFonts w:ascii="GE Inspira Sans" w:eastAsia="Times New Roman" w:hAnsi="GE Inspira Sans" w:cs="Calibri"/>
                <w:color w:val="0563C1"/>
                <w:u w:val="single"/>
              </w:rPr>
              <w:t>GregoryD.Walker@ge.com</w:t>
            </w:r>
            <w:r>
              <w:rPr>
                <w:rFonts w:ascii="GE Inspira Sans" w:eastAsia="Times New Roman" w:hAnsi="GE Inspira Sans" w:cs="Calibri"/>
                <w:color w:val="0563C1"/>
                <w:u w:val="single"/>
              </w:rPr>
              <w:fldChar w:fldCharType="end"/>
            </w:r>
          </w:p>
        </w:tc>
        <w:tc>
          <w:tcPr>
            <w:tcW w:w="2007" w:type="dxa"/>
            <w:tcBorders>
              <w:top w:val="nil"/>
              <w:left w:val="nil"/>
              <w:bottom w:val="single" w:sz="4" w:space="0" w:color="auto"/>
              <w:right w:val="single" w:sz="8" w:space="0" w:color="auto"/>
            </w:tcBorders>
            <w:shd w:val="clear" w:color="000000" w:fill="DDEBF7"/>
            <w:noWrap/>
            <w:vAlign w:val="bottom"/>
            <w:hideMark/>
            <w:tcPrChange w:id="97" w:author="Rosen, Jim Matthew (GE Vernova)" w:date="2023-10-23T09:41:00Z">
              <w:tcPr>
                <w:tcW w:w="1972" w:type="dxa"/>
                <w:tcBorders>
                  <w:top w:val="nil"/>
                  <w:left w:val="nil"/>
                  <w:bottom w:val="single" w:sz="4" w:space="0" w:color="auto"/>
                  <w:right w:val="single" w:sz="8" w:space="0" w:color="auto"/>
                </w:tcBorders>
                <w:shd w:val="clear" w:color="000000" w:fill="DDEBF7"/>
                <w:noWrap/>
                <w:vAlign w:val="bottom"/>
                <w:hideMark/>
              </w:tcPr>
            </w:tcPrChange>
          </w:tcPr>
          <w:p w14:paraId="6DE88CF1"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+1 (936) 520 0397</w:t>
            </w:r>
          </w:p>
        </w:tc>
      </w:tr>
      <w:tr w:rsidR="00544B9F" w:rsidRPr="00193998" w14:paraId="774E4986" w14:textId="77777777" w:rsidTr="00DC5C58">
        <w:trPr>
          <w:trHeight w:val="290"/>
          <w:trPrChange w:id="98"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tcPrChange w:id="99" w:author="Rosen, Jim Matthew (GE Vernova)" w:date="2023-10-23T09:41:00Z">
              <w:tcPr>
                <w:tcW w:w="1140" w:type="dxa"/>
                <w:tcBorders>
                  <w:top w:val="nil"/>
                  <w:left w:val="single" w:sz="8" w:space="0" w:color="auto"/>
                  <w:bottom w:val="single" w:sz="4" w:space="0" w:color="auto"/>
                  <w:right w:val="single" w:sz="4" w:space="0" w:color="auto"/>
                </w:tcBorders>
              </w:tcPr>
            </w:tcPrChange>
          </w:tcPr>
          <w:p w14:paraId="1F02DAAC" w14:textId="628E510F" w:rsidR="00544B9F" w:rsidRPr="00193998" w:rsidRDefault="00DC5C58" w:rsidP="00193998">
            <w:pPr>
              <w:spacing w:after="0" w:line="240" w:lineRule="auto"/>
              <w:rPr>
                <w:rFonts w:ascii="GE Inspira Sans" w:eastAsia="Times New Roman" w:hAnsi="GE Inspira Sans" w:cs="Calibri"/>
                <w:color w:val="000000"/>
              </w:rPr>
            </w:pPr>
            <w:ins w:id="100" w:author="Rosen, Jim Matthew (GE Vernova)" w:date="2023-10-23T09:42:00Z">
              <w:r>
                <w:rPr>
                  <w:rFonts w:ascii="GE Inspira Sans" w:eastAsia="Times New Roman" w:hAnsi="GE Inspira Sans" w:cs="Calibri"/>
                  <w:color w:val="000000"/>
                </w:rPr>
                <w:t>PLL</w:t>
              </w:r>
            </w:ins>
          </w:p>
        </w:tc>
        <w:tc>
          <w:tcPr>
            <w:tcW w:w="2470" w:type="dxa"/>
            <w:tcBorders>
              <w:top w:val="nil"/>
              <w:left w:val="single" w:sz="8" w:space="0" w:color="auto"/>
              <w:bottom w:val="single" w:sz="4" w:space="0" w:color="auto"/>
              <w:right w:val="single" w:sz="4" w:space="0" w:color="auto"/>
            </w:tcBorders>
            <w:shd w:val="clear" w:color="auto" w:fill="auto"/>
            <w:noWrap/>
            <w:vAlign w:val="bottom"/>
            <w:hideMark/>
            <w:tcPrChange w:id="101" w:author="Rosen, Jim Matthew (GE Vernova)" w:date="2023-10-23T09:41:00Z">
              <w:tcPr>
                <w:tcW w:w="2430" w:type="dxa"/>
                <w:tcBorders>
                  <w:top w:val="nil"/>
                  <w:left w:val="single" w:sz="8" w:space="0" w:color="auto"/>
                  <w:bottom w:val="single" w:sz="4" w:space="0" w:color="auto"/>
                  <w:right w:val="single" w:sz="4" w:space="0" w:color="auto"/>
                </w:tcBorders>
                <w:shd w:val="clear" w:color="auto" w:fill="auto"/>
                <w:noWrap/>
                <w:vAlign w:val="bottom"/>
                <w:hideMark/>
              </w:tcPr>
            </w:tcPrChange>
          </w:tcPr>
          <w:p w14:paraId="33BD243F" w14:textId="2EBF22F8" w:rsidR="00544B9F" w:rsidRPr="00193998" w:rsidRDefault="00544B9F" w:rsidP="00193998">
            <w:pPr>
              <w:spacing w:after="0" w:line="240" w:lineRule="auto"/>
              <w:rPr>
                <w:rFonts w:ascii="GE Inspira Sans" w:eastAsia="Times New Roman" w:hAnsi="GE Inspira Sans" w:cs="Calibri"/>
                <w:color w:val="000000"/>
              </w:rPr>
            </w:pPr>
            <w:del w:id="102" w:author="Rosen, Jim Matthew (GE Vernova)" w:date="2023-10-23T09:42:00Z">
              <w:r w:rsidRPr="00193998" w:rsidDel="00DC5C58">
                <w:rPr>
                  <w:rFonts w:ascii="GE Inspira Sans" w:eastAsia="Times New Roman" w:hAnsi="GE Inspira Sans" w:cs="Calibri"/>
                  <w:color w:val="000000"/>
                </w:rPr>
                <w:delText> </w:delText>
              </w:r>
            </w:del>
            <w:ins w:id="103" w:author="Rosen, Jim Matthew (GE Vernova)" w:date="2023-10-23T09:42:00Z">
              <w:r w:rsidR="00DC5C58">
                <w:rPr>
                  <w:rFonts w:ascii="GE Inspira Sans" w:eastAsia="Times New Roman" w:hAnsi="GE Inspira Sans" w:cs="Calibri"/>
                  <w:color w:val="000000"/>
                </w:rPr>
                <w:t>Mohammed Nizami</w:t>
              </w:r>
            </w:ins>
          </w:p>
        </w:tc>
        <w:tc>
          <w:tcPr>
            <w:tcW w:w="3023" w:type="dxa"/>
            <w:tcBorders>
              <w:top w:val="nil"/>
              <w:left w:val="nil"/>
              <w:bottom w:val="single" w:sz="4" w:space="0" w:color="auto"/>
              <w:right w:val="single" w:sz="4" w:space="0" w:color="auto"/>
            </w:tcBorders>
            <w:shd w:val="clear" w:color="auto" w:fill="auto"/>
            <w:noWrap/>
            <w:vAlign w:val="bottom"/>
            <w:hideMark/>
            <w:tcPrChange w:id="104" w:author="Rosen, Jim Matthew (GE Vernova)" w:date="2023-10-23T09:41:00Z">
              <w:tcPr>
                <w:tcW w:w="3018" w:type="dxa"/>
                <w:tcBorders>
                  <w:top w:val="nil"/>
                  <w:left w:val="nil"/>
                  <w:bottom w:val="single" w:sz="4" w:space="0" w:color="auto"/>
                  <w:right w:val="single" w:sz="4" w:space="0" w:color="auto"/>
                </w:tcBorders>
                <w:shd w:val="clear" w:color="auto" w:fill="auto"/>
                <w:noWrap/>
                <w:vAlign w:val="bottom"/>
                <w:hideMark/>
              </w:tcPr>
            </w:tcPrChange>
          </w:tcPr>
          <w:p w14:paraId="7A244B2B" w14:textId="38DB0EC8" w:rsidR="00544B9F" w:rsidRPr="00193998" w:rsidRDefault="00DC5C58" w:rsidP="00193998">
            <w:pPr>
              <w:spacing w:after="0" w:line="240" w:lineRule="auto"/>
              <w:rPr>
                <w:rFonts w:ascii="GE Inspira Sans" w:eastAsia="Times New Roman" w:hAnsi="GE Inspira Sans" w:cs="Calibri"/>
                <w:color w:val="000000"/>
              </w:rPr>
            </w:pPr>
            <w:ins w:id="105" w:author="Rosen, Jim Matthew (GE Vernova)" w:date="2023-10-23T09:42:00Z">
              <w:r w:rsidRPr="00DC5C58">
                <w:rPr>
                  <w:rFonts w:ascii="GE Inspira Sans" w:eastAsia="Times New Roman" w:hAnsi="GE Inspira Sans" w:cs="Calibri"/>
                  <w:color w:val="000000"/>
                </w:rPr>
                <w:t>Mohammed.Nizami@ge.com</w:t>
              </w:r>
            </w:ins>
            <w:del w:id="106" w:author="Rosen, Jim Matthew (GE Vernova)" w:date="2023-10-23T09:42:00Z">
              <w:r w:rsidR="00544B9F" w:rsidRPr="00193998" w:rsidDel="00DC5C58">
                <w:rPr>
                  <w:rFonts w:ascii="GE Inspira Sans" w:eastAsia="Times New Roman" w:hAnsi="GE Inspira Sans" w:cs="Calibri"/>
                  <w:color w:val="000000"/>
                </w:rPr>
                <w:delText> </w:delText>
              </w:r>
            </w:del>
          </w:p>
        </w:tc>
        <w:tc>
          <w:tcPr>
            <w:tcW w:w="2007" w:type="dxa"/>
            <w:tcBorders>
              <w:top w:val="nil"/>
              <w:left w:val="nil"/>
              <w:bottom w:val="single" w:sz="4" w:space="0" w:color="auto"/>
              <w:right w:val="single" w:sz="8" w:space="0" w:color="auto"/>
            </w:tcBorders>
            <w:shd w:val="clear" w:color="auto" w:fill="auto"/>
            <w:noWrap/>
            <w:vAlign w:val="bottom"/>
            <w:hideMark/>
            <w:tcPrChange w:id="107" w:author="Rosen, Jim Matthew (GE Vernova)" w:date="2023-10-23T09:41:00Z">
              <w:tcPr>
                <w:tcW w:w="1972" w:type="dxa"/>
                <w:tcBorders>
                  <w:top w:val="nil"/>
                  <w:left w:val="nil"/>
                  <w:bottom w:val="single" w:sz="4" w:space="0" w:color="auto"/>
                  <w:right w:val="single" w:sz="8" w:space="0" w:color="auto"/>
                </w:tcBorders>
                <w:shd w:val="clear" w:color="auto" w:fill="auto"/>
                <w:noWrap/>
                <w:vAlign w:val="bottom"/>
                <w:hideMark/>
              </w:tcPr>
            </w:tcPrChange>
          </w:tcPr>
          <w:p w14:paraId="5D6498FF" w14:textId="19C9DD84"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 </w:t>
            </w:r>
            <w:ins w:id="108" w:author="Rosen, Jim Matthew (GE Vernova)" w:date="2023-10-23T09:42:00Z">
              <w:r w:rsidR="00DC5C58" w:rsidRPr="00DC5C58">
                <w:rPr>
                  <w:rFonts w:ascii="GE Inspira Sans" w:eastAsia="Times New Roman" w:hAnsi="GE Inspira Sans" w:cs="Calibri"/>
                  <w:color w:val="000000"/>
                </w:rPr>
                <w:t>+1 (281) 7442541</w:t>
              </w:r>
            </w:ins>
          </w:p>
        </w:tc>
      </w:tr>
      <w:tr w:rsidR="00544B9F" w:rsidRPr="00193998" w14:paraId="1F725778" w14:textId="77777777" w:rsidTr="00DC5C58">
        <w:trPr>
          <w:trHeight w:val="290"/>
          <w:trPrChange w:id="109"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shd w:val="clear" w:color="000000" w:fill="DDEBF7"/>
            <w:tcPrChange w:id="110" w:author="Rosen, Jim Matthew (GE Vernova)" w:date="2023-10-23T09:41:00Z">
              <w:tcPr>
                <w:tcW w:w="1140" w:type="dxa"/>
                <w:tcBorders>
                  <w:top w:val="nil"/>
                  <w:left w:val="single" w:sz="8" w:space="0" w:color="auto"/>
                  <w:bottom w:val="single" w:sz="4" w:space="0" w:color="auto"/>
                  <w:right w:val="single" w:sz="4" w:space="0" w:color="auto"/>
                </w:tcBorders>
                <w:shd w:val="clear" w:color="000000" w:fill="DDEBF7"/>
              </w:tcPr>
            </w:tcPrChange>
          </w:tcPr>
          <w:p w14:paraId="4CB1DB9A" w14:textId="5C0E942B" w:rsidR="00544B9F" w:rsidRPr="00193998" w:rsidRDefault="00544B9F" w:rsidP="00193998">
            <w:pPr>
              <w:spacing w:after="0" w:line="240" w:lineRule="auto"/>
              <w:rPr>
                <w:rFonts w:ascii="GE Inspira Sans" w:eastAsia="Times New Roman" w:hAnsi="GE Inspira Sans" w:cs="Calibri"/>
                <w:color w:val="000000"/>
              </w:rPr>
            </w:pPr>
            <w:ins w:id="111" w:author="Wright, Jennifer (GE Vernova)" w:date="2023-09-25T14:51:00Z">
              <w:r>
                <w:rPr>
                  <w:rFonts w:ascii="GE Inspira Sans" w:eastAsia="Times New Roman" w:hAnsi="GE Inspira Sans" w:cs="Calibri"/>
                  <w:color w:val="000000"/>
                </w:rPr>
                <w:t>SS PM</w:t>
              </w:r>
            </w:ins>
          </w:p>
        </w:tc>
        <w:tc>
          <w:tcPr>
            <w:tcW w:w="2470" w:type="dxa"/>
            <w:tcBorders>
              <w:top w:val="nil"/>
              <w:left w:val="single" w:sz="8" w:space="0" w:color="auto"/>
              <w:bottom w:val="single" w:sz="4" w:space="0" w:color="auto"/>
              <w:right w:val="single" w:sz="4" w:space="0" w:color="auto"/>
            </w:tcBorders>
            <w:shd w:val="clear" w:color="000000" w:fill="DDEBF7"/>
            <w:noWrap/>
            <w:vAlign w:val="bottom"/>
            <w:hideMark/>
            <w:tcPrChange w:id="112" w:author="Rosen, Jim Matthew (GE Vernova)" w:date="2023-10-23T09:41:00Z">
              <w:tcPr>
                <w:tcW w:w="2430" w:type="dxa"/>
                <w:tcBorders>
                  <w:top w:val="nil"/>
                  <w:left w:val="single" w:sz="8" w:space="0" w:color="auto"/>
                  <w:bottom w:val="single" w:sz="4" w:space="0" w:color="auto"/>
                  <w:right w:val="single" w:sz="4" w:space="0" w:color="auto"/>
                </w:tcBorders>
                <w:shd w:val="clear" w:color="000000" w:fill="DDEBF7"/>
                <w:noWrap/>
                <w:vAlign w:val="bottom"/>
                <w:hideMark/>
              </w:tcPr>
            </w:tcPrChange>
          </w:tcPr>
          <w:p w14:paraId="1167802F" w14:textId="4B8BC92F"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Pat Molumby</w:t>
            </w:r>
          </w:p>
        </w:tc>
        <w:tc>
          <w:tcPr>
            <w:tcW w:w="3023" w:type="dxa"/>
            <w:tcBorders>
              <w:top w:val="nil"/>
              <w:left w:val="nil"/>
              <w:bottom w:val="single" w:sz="4" w:space="0" w:color="auto"/>
              <w:right w:val="single" w:sz="4" w:space="0" w:color="auto"/>
            </w:tcBorders>
            <w:shd w:val="clear" w:color="000000" w:fill="DDEBF7"/>
            <w:noWrap/>
            <w:vAlign w:val="bottom"/>
            <w:hideMark/>
            <w:tcPrChange w:id="113" w:author="Rosen, Jim Matthew (GE Vernova)" w:date="2023-10-23T09:41:00Z">
              <w:tcPr>
                <w:tcW w:w="3018" w:type="dxa"/>
                <w:tcBorders>
                  <w:top w:val="nil"/>
                  <w:left w:val="nil"/>
                  <w:bottom w:val="single" w:sz="4" w:space="0" w:color="auto"/>
                  <w:right w:val="single" w:sz="4" w:space="0" w:color="auto"/>
                </w:tcBorders>
                <w:shd w:val="clear" w:color="000000" w:fill="DDEBF7"/>
                <w:noWrap/>
                <w:vAlign w:val="bottom"/>
                <w:hideMark/>
              </w:tcPr>
            </w:tcPrChange>
          </w:tcPr>
          <w:p w14:paraId="4AAD5122"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"mailto:patrick.molumby@ge.com"</w:instrText>
            </w:r>
            <w:r>
              <w:fldChar w:fldCharType="separate"/>
            </w:r>
            <w:r w:rsidR="00544B9F" w:rsidRPr="00193998">
              <w:rPr>
                <w:rFonts w:ascii="GE Inspira Sans" w:eastAsia="Times New Roman" w:hAnsi="GE Inspira Sans" w:cs="Calibri"/>
                <w:color w:val="0563C1"/>
                <w:u w:val="single"/>
              </w:rPr>
              <w:t>patrick.molumby@ge.com</w:t>
            </w:r>
            <w:r>
              <w:rPr>
                <w:rFonts w:ascii="GE Inspira Sans" w:eastAsia="Times New Roman" w:hAnsi="GE Inspira Sans" w:cs="Calibri"/>
                <w:color w:val="0563C1"/>
                <w:u w:val="single"/>
              </w:rPr>
              <w:fldChar w:fldCharType="end"/>
            </w:r>
          </w:p>
        </w:tc>
        <w:tc>
          <w:tcPr>
            <w:tcW w:w="2007" w:type="dxa"/>
            <w:tcBorders>
              <w:top w:val="nil"/>
              <w:left w:val="nil"/>
              <w:bottom w:val="single" w:sz="4" w:space="0" w:color="auto"/>
              <w:right w:val="single" w:sz="8" w:space="0" w:color="auto"/>
            </w:tcBorders>
            <w:shd w:val="clear" w:color="000000" w:fill="DDEBF7"/>
            <w:noWrap/>
            <w:vAlign w:val="bottom"/>
            <w:hideMark/>
            <w:tcPrChange w:id="114" w:author="Rosen, Jim Matthew (GE Vernova)" w:date="2023-10-23T09:41:00Z">
              <w:tcPr>
                <w:tcW w:w="1972" w:type="dxa"/>
                <w:tcBorders>
                  <w:top w:val="nil"/>
                  <w:left w:val="nil"/>
                  <w:bottom w:val="single" w:sz="4" w:space="0" w:color="auto"/>
                  <w:right w:val="single" w:sz="8" w:space="0" w:color="auto"/>
                </w:tcBorders>
                <w:shd w:val="clear" w:color="000000" w:fill="DDEBF7"/>
                <w:noWrap/>
                <w:vAlign w:val="bottom"/>
                <w:hideMark/>
              </w:tcPr>
            </w:tcPrChange>
          </w:tcPr>
          <w:p w14:paraId="760E58D2"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+1 (518) 810 2799</w:t>
            </w:r>
          </w:p>
        </w:tc>
      </w:tr>
      <w:tr w:rsidR="00544B9F" w:rsidRPr="00193998" w14:paraId="54383606" w14:textId="77777777" w:rsidTr="00DC5C58">
        <w:trPr>
          <w:trHeight w:val="290"/>
          <w:trPrChange w:id="115"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tcPrChange w:id="116" w:author="Rosen, Jim Matthew (GE Vernova)" w:date="2023-10-23T09:41:00Z">
              <w:tcPr>
                <w:tcW w:w="1140" w:type="dxa"/>
                <w:tcBorders>
                  <w:top w:val="nil"/>
                  <w:left w:val="single" w:sz="8" w:space="0" w:color="auto"/>
                  <w:bottom w:val="single" w:sz="4" w:space="0" w:color="auto"/>
                  <w:right w:val="single" w:sz="4" w:space="0" w:color="auto"/>
                </w:tcBorders>
              </w:tcPr>
            </w:tcPrChange>
          </w:tcPr>
          <w:p w14:paraId="3843F67C" w14:textId="27D53698" w:rsidR="00544B9F" w:rsidRPr="00193998" w:rsidRDefault="00544B9F" w:rsidP="00193998">
            <w:pPr>
              <w:spacing w:after="0" w:line="240" w:lineRule="auto"/>
              <w:rPr>
                <w:rFonts w:ascii="GE Inspira Sans" w:eastAsia="Times New Roman" w:hAnsi="GE Inspira Sans" w:cs="Calibri"/>
                <w:color w:val="000000"/>
              </w:rPr>
            </w:pPr>
            <w:ins w:id="117" w:author="Wright, Jennifer (GE Vernova)" w:date="2023-09-25T14:51:00Z">
              <w:r>
                <w:rPr>
                  <w:rFonts w:ascii="GE Inspira Sans" w:eastAsia="Times New Roman" w:hAnsi="GE Inspira Sans" w:cs="Calibri"/>
                  <w:color w:val="000000"/>
                </w:rPr>
                <w:t>SS PM</w:t>
              </w:r>
            </w:ins>
          </w:p>
        </w:tc>
        <w:tc>
          <w:tcPr>
            <w:tcW w:w="2470" w:type="dxa"/>
            <w:tcBorders>
              <w:top w:val="nil"/>
              <w:left w:val="single" w:sz="8" w:space="0" w:color="auto"/>
              <w:bottom w:val="single" w:sz="4" w:space="0" w:color="auto"/>
              <w:right w:val="single" w:sz="4" w:space="0" w:color="auto"/>
            </w:tcBorders>
            <w:shd w:val="clear" w:color="auto" w:fill="auto"/>
            <w:noWrap/>
            <w:vAlign w:val="bottom"/>
            <w:hideMark/>
            <w:tcPrChange w:id="118" w:author="Rosen, Jim Matthew (GE Vernova)" w:date="2023-10-23T09:41:00Z">
              <w:tcPr>
                <w:tcW w:w="2430" w:type="dxa"/>
                <w:tcBorders>
                  <w:top w:val="nil"/>
                  <w:left w:val="single" w:sz="8" w:space="0" w:color="auto"/>
                  <w:bottom w:val="single" w:sz="4" w:space="0" w:color="auto"/>
                  <w:right w:val="single" w:sz="4" w:space="0" w:color="auto"/>
                </w:tcBorders>
                <w:shd w:val="clear" w:color="auto" w:fill="auto"/>
                <w:noWrap/>
                <w:vAlign w:val="bottom"/>
                <w:hideMark/>
              </w:tcPr>
            </w:tcPrChange>
          </w:tcPr>
          <w:p w14:paraId="00924EB8" w14:textId="65EB982F"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El Mansoor Abu</w:t>
            </w:r>
            <w:del w:id="119" w:author="Wright, Jennifer (GE Vernova)" w:date="2023-09-25T14:52:00Z">
              <w:r w:rsidRPr="00193998" w:rsidDel="00544B9F">
                <w:rPr>
                  <w:rFonts w:ascii="GE Inspira Sans" w:eastAsia="Times New Roman" w:hAnsi="GE Inspira Sans" w:cs="Calibri"/>
                  <w:color w:val="000000"/>
                </w:rPr>
                <w:delText>d</w:delText>
              </w:r>
            </w:del>
            <w:ins w:id="120" w:author="Wright, Jennifer (GE Vernova)" w:date="2023-09-25T14:52:00Z">
              <w:r>
                <w:rPr>
                  <w:rFonts w:ascii="GE Inspira Sans" w:eastAsia="Times New Roman" w:hAnsi="GE Inspira Sans" w:cs="Calibri"/>
                  <w:color w:val="000000"/>
                </w:rPr>
                <w:t>o</w:t>
              </w:r>
            </w:ins>
            <w:r w:rsidRPr="00193998">
              <w:rPr>
                <w:rFonts w:ascii="GE Inspira Sans" w:eastAsia="Times New Roman" w:hAnsi="GE Inspira Sans" w:cs="Calibri"/>
                <w:color w:val="000000"/>
              </w:rPr>
              <w:t>baida</w:t>
            </w:r>
          </w:p>
        </w:tc>
        <w:tc>
          <w:tcPr>
            <w:tcW w:w="3023" w:type="dxa"/>
            <w:tcBorders>
              <w:top w:val="nil"/>
              <w:left w:val="nil"/>
              <w:bottom w:val="single" w:sz="4" w:space="0" w:color="auto"/>
              <w:right w:val="single" w:sz="4" w:space="0" w:color="auto"/>
            </w:tcBorders>
            <w:shd w:val="clear" w:color="auto" w:fill="auto"/>
            <w:noWrap/>
            <w:vAlign w:val="bottom"/>
            <w:hideMark/>
            <w:tcPrChange w:id="121" w:author="Rosen, Jim Matthew (GE Vernova)" w:date="2023-10-23T09:41:00Z">
              <w:tcPr>
                <w:tcW w:w="3018" w:type="dxa"/>
                <w:tcBorders>
                  <w:top w:val="nil"/>
                  <w:left w:val="nil"/>
                  <w:bottom w:val="single" w:sz="4" w:space="0" w:color="auto"/>
                  <w:right w:val="single" w:sz="4" w:space="0" w:color="auto"/>
                </w:tcBorders>
                <w:shd w:val="clear" w:color="auto" w:fill="auto"/>
                <w:noWrap/>
                <w:vAlign w:val="bottom"/>
                <w:hideMark/>
              </w:tcPr>
            </w:tcPrChange>
          </w:tcPr>
          <w:p w14:paraId="07E29E32"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"mailto:abuobaida.elmansoor@ge.com"</w:instrText>
            </w:r>
            <w:r>
              <w:fldChar w:fldCharType="separate"/>
            </w:r>
            <w:r w:rsidR="00544B9F" w:rsidRPr="00193998">
              <w:rPr>
                <w:rFonts w:ascii="GE Inspira Sans" w:eastAsia="Times New Roman" w:hAnsi="GE Inspira Sans" w:cs="Calibri"/>
                <w:color w:val="0563C1"/>
                <w:u w:val="single"/>
              </w:rPr>
              <w:t>abuobaida.elmansoor@ge.com</w:t>
            </w:r>
            <w:r>
              <w:rPr>
                <w:rFonts w:ascii="GE Inspira Sans" w:eastAsia="Times New Roman" w:hAnsi="GE Inspira Sans" w:cs="Calibri"/>
                <w:color w:val="0563C1"/>
                <w:u w:val="single"/>
              </w:rPr>
              <w:fldChar w:fldCharType="end"/>
            </w:r>
          </w:p>
        </w:tc>
        <w:tc>
          <w:tcPr>
            <w:tcW w:w="2007" w:type="dxa"/>
            <w:tcBorders>
              <w:top w:val="nil"/>
              <w:left w:val="nil"/>
              <w:bottom w:val="single" w:sz="4" w:space="0" w:color="auto"/>
              <w:right w:val="single" w:sz="8" w:space="0" w:color="auto"/>
            </w:tcBorders>
            <w:shd w:val="clear" w:color="auto" w:fill="auto"/>
            <w:noWrap/>
            <w:vAlign w:val="bottom"/>
            <w:hideMark/>
            <w:tcPrChange w:id="122" w:author="Rosen, Jim Matthew (GE Vernova)" w:date="2023-10-23T09:41:00Z">
              <w:tcPr>
                <w:tcW w:w="1972" w:type="dxa"/>
                <w:tcBorders>
                  <w:top w:val="nil"/>
                  <w:left w:val="nil"/>
                  <w:bottom w:val="single" w:sz="4" w:space="0" w:color="auto"/>
                  <w:right w:val="single" w:sz="8" w:space="0" w:color="auto"/>
                </w:tcBorders>
                <w:shd w:val="clear" w:color="auto" w:fill="auto"/>
                <w:noWrap/>
                <w:vAlign w:val="bottom"/>
                <w:hideMark/>
              </w:tcPr>
            </w:tcPrChange>
          </w:tcPr>
          <w:p w14:paraId="1BDBA43B"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+971 (52) 8007191</w:t>
            </w:r>
          </w:p>
        </w:tc>
      </w:tr>
      <w:tr w:rsidR="00544B9F" w:rsidRPr="00193998" w14:paraId="542C0833" w14:textId="77777777" w:rsidTr="00DC5C58">
        <w:trPr>
          <w:trHeight w:val="290"/>
          <w:trPrChange w:id="123"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shd w:val="clear" w:color="000000" w:fill="DDEBF7"/>
            <w:tcPrChange w:id="124" w:author="Rosen, Jim Matthew (GE Vernova)" w:date="2023-10-23T09:41:00Z">
              <w:tcPr>
                <w:tcW w:w="1140" w:type="dxa"/>
                <w:tcBorders>
                  <w:top w:val="nil"/>
                  <w:left w:val="single" w:sz="8" w:space="0" w:color="auto"/>
                  <w:bottom w:val="single" w:sz="4" w:space="0" w:color="auto"/>
                  <w:right w:val="single" w:sz="4" w:space="0" w:color="auto"/>
                </w:tcBorders>
                <w:shd w:val="clear" w:color="000000" w:fill="DDEBF7"/>
              </w:tcPr>
            </w:tcPrChange>
          </w:tcPr>
          <w:p w14:paraId="02F0BD43" w14:textId="4368E61A" w:rsidR="00544B9F" w:rsidRPr="00193998" w:rsidRDefault="00544B9F" w:rsidP="00193998">
            <w:pPr>
              <w:spacing w:after="0" w:line="240" w:lineRule="auto"/>
              <w:rPr>
                <w:rFonts w:ascii="GE Inspira Sans" w:eastAsia="Times New Roman" w:hAnsi="GE Inspira Sans" w:cs="Calibri"/>
                <w:color w:val="000000"/>
              </w:rPr>
            </w:pPr>
            <w:ins w:id="125" w:author="Wright, Jennifer (GE Vernova)" w:date="2023-09-25T14:51:00Z">
              <w:r>
                <w:rPr>
                  <w:rFonts w:ascii="GE Inspira Sans" w:eastAsia="Times New Roman" w:hAnsi="GE Inspira Sans" w:cs="Calibri"/>
                  <w:color w:val="000000"/>
                </w:rPr>
                <w:t>SS PM</w:t>
              </w:r>
            </w:ins>
          </w:p>
        </w:tc>
        <w:tc>
          <w:tcPr>
            <w:tcW w:w="2470" w:type="dxa"/>
            <w:tcBorders>
              <w:top w:val="nil"/>
              <w:left w:val="single" w:sz="8" w:space="0" w:color="auto"/>
              <w:bottom w:val="single" w:sz="4" w:space="0" w:color="auto"/>
              <w:right w:val="single" w:sz="4" w:space="0" w:color="auto"/>
            </w:tcBorders>
            <w:shd w:val="clear" w:color="000000" w:fill="DDEBF7"/>
            <w:noWrap/>
            <w:vAlign w:val="bottom"/>
            <w:hideMark/>
            <w:tcPrChange w:id="126" w:author="Rosen, Jim Matthew (GE Vernova)" w:date="2023-10-23T09:41:00Z">
              <w:tcPr>
                <w:tcW w:w="2430" w:type="dxa"/>
                <w:tcBorders>
                  <w:top w:val="nil"/>
                  <w:left w:val="single" w:sz="8" w:space="0" w:color="auto"/>
                  <w:bottom w:val="single" w:sz="4" w:space="0" w:color="auto"/>
                  <w:right w:val="single" w:sz="4" w:space="0" w:color="auto"/>
                </w:tcBorders>
                <w:shd w:val="clear" w:color="000000" w:fill="DDEBF7"/>
                <w:noWrap/>
                <w:vAlign w:val="bottom"/>
                <w:hideMark/>
              </w:tcPr>
            </w:tcPrChange>
          </w:tcPr>
          <w:p w14:paraId="0B7D6A6C" w14:textId="2253C672"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Alejandra Saldana</w:t>
            </w:r>
          </w:p>
        </w:tc>
        <w:tc>
          <w:tcPr>
            <w:tcW w:w="3023" w:type="dxa"/>
            <w:tcBorders>
              <w:top w:val="nil"/>
              <w:left w:val="nil"/>
              <w:bottom w:val="single" w:sz="4" w:space="0" w:color="auto"/>
              <w:right w:val="single" w:sz="4" w:space="0" w:color="auto"/>
            </w:tcBorders>
            <w:shd w:val="clear" w:color="000000" w:fill="DDEBF7"/>
            <w:noWrap/>
            <w:vAlign w:val="bottom"/>
            <w:hideMark/>
            <w:tcPrChange w:id="127" w:author="Rosen, Jim Matthew (GE Vernova)" w:date="2023-10-23T09:41:00Z">
              <w:tcPr>
                <w:tcW w:w="3018" w:type="dxa"/>
                <w:tcBorders>
                  <w:top w:val="nil"/>
                  <w:left w:val="nil"/>
                  <w:bottom w:val="single" w:sz="4" w:space="0" w:color="auto"/>
                  <w:right w:val="single" w:sz="4" w:space="0" w:color="auto"/>
                </w:tcBorders>
                <w:shd w:val="clear" w:color="000000" w:fill="DDEBF7"/>
                <w:noWrap/>
                <w:vAlign w:val="bottom"/>
                <w:hideMark/>
              </w:tcPr>
            </w:tcPrChange>
          </w:tcPr>
          <w:p w14:paraId="6568721F"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"mailto:Alejandra.Saldana@ge.com"</w:instrText>
            </w:r>
            <w:r>
              <w:fldChar w:fldCharType="separate"/>
            </w:r>
            <w:r w:rsidR="00544B9F" w:rsidRPr="00193998">
              <w:rPr>
                <w:rFonts w:ascii="GE Inspira Sans" w:eastAsia="Times New Roman" w:hAnsi="GE Inspira Sans" w:cs="Calibri"/>
                <w:color w:val="0563C1"/>
                <w:u w:val="single"/>
              </w:rPr>
              <w:t>Alejandra.Saldana@ge.com</w:t>
            </w:r>
            <w:r>
              <w:rPr>
                <w:rFonts w:ascii="GE Inspira Sans" w:eastAsia="Times New Roman" w:hAnsi="GE Inspira Sans" w:cs="Calibri"/>
                <w:color w:val="0563C1"/>
                <w:u w:val="single"/>
              </w:rPr>
              <w:fldChar w:fldCharType="end"/>
            </w:r>
          </w:p>
        </w:tc>
        <w:tc>
          <w:tcPr>
            <w:tcW w:w="2007" w:type="dxa"/>
            <w:tcBorders>
              <w:top w:val="nil"/>
              <w:left w:val="nil"/>
              <w:bottom w:val="single" w:sz="4" w:space="0" w:color="auto"/>
              <w:right w:val="single" w:sz="8" w:space="0" w:color="auto"/>
            </w:tcBorders>
            <w:shd w:val="clear" w:color="000000" w:fill="DDEBF7"/>
            <w:noWrap/>
            <w:vAlign w:val="bottom"/>
            <w:hideMark/>
            <w:tcPrChange w:id="128" w:author="Rosen, Jim Matthew (GE Vernova)" w:date="2023-10-23T09:41:00Z">
              <w:tcPr>
                <w:tcW w:w="1972" w:type="dxa"/>
                <w:tcBorders>
                  <w:top w:val="nil"/>
                  <w:left w:val="nil"/>
                  <w:bottom w:val="single" w:sz="4" w:space="0" w:color="auto"/>
                  <w:right w:val="single" w:sz="8" w:space="0" w:color="auto"/>
                </w:tcBorders>
                <w:shd w:val="clear" w:color="000000" w:fill="DDEBF7"/>
                <w:noWrap/>
                <w:vAlign w:val="bottom"/>
                <w:hideMark/>
              </w:tcPr>
            </w:tcPrChange>
          </w:tcPr>
          <w:p w14:paraId="72EEF4A3"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+52 (442) 3379499</w:t>
            </w:r>
          </w:p>
        </w:tc>
      </w:tr>
      <w:tr w:rsidR="00544B9F" w:rsidRPr="00193998" w14:paraId="4EE919AB" w14:textId="77777777" w:rsidTr="00DC5C58">
        <w:trPr>
          <w:trHeight w:val="290"/>
          <w:trPrChange w:id="129"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tcPrChange w:id="130" w:author="Rosen, Jim Matthew (GE Vernova)" w:date="2023-10-23T09:41:00Z">
              <w:tcPr>
                <w:tcW w:w="1140" w:type="dxa"/>
                <w:tcBorders>
                  <w:top w:val="nil"/>
                  <w:left w:val="single" w:sz="8" w:space="0" w:color="auto"/>
                  <w:bottom w:val="single" w:sz="4" w:space="0" w:color="auto"/>
                  <w:right w:val="single" w:sz="4" w:space="0" w:color="auto"/>
                </w:tcBorders>
              </w:tcPr>
            </w:tcPrChange>
          </w:tcPr>
          <w:p w14:paraId="6157A299" w14:textId="1E194E4D" w:rsidR="00544B9F" w:rsidRPr="00193998" w:rsidRDefault="00544B9F" w:rsidP="00193998">
            <w:pPr>
              <w:spacing w:after="0" w:line="240" w:lineRule="auto"/>
              <w:rPr>
                <w:rFonts w:ascii="GE Inspira Sans" w:eastAsia="Times New Roman" w:hAnsi="GE Inspira Sans" w:cs="Calibri"/>
                <w:color w:val="000000"/>
              </w:rPr>
            </w:pPr>
            <w:ins w:id="131" w:author="Wright, Jennifer (GE Vernova)" w:date="2023-09-25T14:51:00Z">
              <w:r>
                <w:rPr>
                  <w:rFonts w:ascii="GE Inspira Sans" w:eastAsia="Times New Roman" w:hAnsi="GE Inspira Sans" w:cs="Calibri"/>
                  <w:color w:val="000000"/>
                </w:rPr>
                <w:t>OE PM</w:t>
              </w:r>
            </w:ins>
          </w:p>
        </w:tc>
        <w:tc>
          <w:tcPr>
            <w:tcW w:w="2470" w:type="dxa"/>
            <w:tcBorders>
              <w:top w:val="nil"/>
              <w:left w:val="single" w:sz="8" w:space="0" w:color="auto"/>
              <w:bottom w:val="single" w:sz="4" w:space="0" w:color="auto"/>
              <w:right w:val="single" w:sz="4" w:space="0" w:color="auto"/>
            </w:tcBorders>
            <w:shd w:val="clear" w:color="auto" w:fill="auto"/>
            <w:noWrap/>
            <w:vAlign w:val="bottom"/>
            <w:hideMark/>
            <w:tcPrChange w:id="132" w:author="Rosen, Jim Matthew (GE Vernova)" w:date="2023-10-23T09:41:00Z">
              <w:tcPr>
                <w:tcW w:w="2430" w:type="dxa"/>
                <w:tcBorders>
                  <w:top w:val="nil"/>
                  <w:left w:val="single" w:sz="8" w:space="0" w:color="auto"/>
                  <w:bottom w:val="single" w:sz="4" w:space="0" w:color="auto"/>
                  <w:right w:val="single" w:sz="4" w:space="0" w:color="auto"/>
                </w:tcBorders>
                <w:shd w:val="clear" w:color="auto" w:fill="auto"/>
                <w:noWrap/>
                <w:vAlign w:val="bottom"/>
                <w:hideMark/>
              </w:tcPr>
            </w:tcPrChange>
          </w:tcPr>
          <w:p w14:paraId="38437773" w14:textId="68996F81"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Maria Medina</w:t>
            </w:r>
          </w:p>
        </w:tc>
        <w:tc>
          <w:tcPr>
            <w:tcW w:w="3023" w:type="dxa"/>
            <w:tcBorders>
              <w:top w:val="nil"/>
              <w:left w:val="nil"/>
              <w:bottom w:val="single" w:sz="4" w:space="0" w:color="auto"/>
              <w:right w:val="single" w:sz="4" w:space="0" w:color="auto"/>
            </w:tcBorders>
            <w:shd w:val="clear" w:color="auto" w:fill="auto"/>
            <w:noWrap/>
            <w:vAlign w:val="bottom"/>
            <w:hideMark/>
            <w:tcPrChange w:id="133" w:author="Rosen, Jim Matthew (GE Vernova)" w:date="2023-10-23T09:41:00Z">
              <w:tcPr>
                <w:tcW w:w="3018" w:type="dxa"/>
                <w:tcBorders>
                  <w:top w:val="nil"/>
                  <w:left w:val="nil"/>
                  <w:bottom w:val="single" w:sz="4" w:space="0" w:color="auto"/>
                  <w:right w:val="single" w:sz="4" w:space="0" w:color="auto"/>
                </w:tcBorders>
                <w:shd w:val="clear" w:color="auto" w:fill="auto"/>
                <w:noWrap/>
                <w:vAlign w:val="bottom"/>
                <w:hideMark/>
              </w:tcPr>
            </w:tcPrChange>
          </w:tcPr>
          <w:p w14:paraId="0F4A5856"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"mailto:maria.medina@ge.com"</w:instrText>
            </w:r>
            <w:r>
              <w:fldChar w:fldCharType="separate"/>
            </w:r>
            <w:r w:rsidR="00544B9F" w:rsidRPr="00193998">
              <w:rPr>
                <w:rFonts w:ascii="GE Inspira Sans" w:eastAsia="Times New Roman" w:hAnsi="GE Inspira Sans" w:cs="Calibri"/>
                <w:color w:val="0563C1"/>
                <w:u w:val="single"/>
              </w:rPr>
              <w:t>maria.medina@ge.com</w:t>
            </w:r>
            <w:r>
              <w:rPr>
                <w:rFonts w:ascii="GE Inspira Sans" w:eastAsia="Times New Roman" w:hAnsi="GE Inspira Sans" w:cs="Calibri"/>
                <w:color w:val="0563C1"/>
                <w:u w:val="single"/>
              </w:rPr>
              <w:fldChar w:fldCharType="end"/>
            </w:r>
          </w:p>
        </w:tc>
        <w:tc>
          <w:tcPr>
            <w:tcW w:w="2007" w:type="dxa"/>
            <w:tcBorders>
              <w:top w:val="nil"/>
              <w:left w:val="nil"/>
              <w:bottom w:val="single" w:sz="4" w:space="0" w:color="auto"/>
              <w:right w:val="single" w:sz="8" w:space="0" w:color="auto"/>
            </w:tcBorders>
            <w:shd w:val="clear" w:color="auto" w:fill="auto"/>
            <w:noWrap/>
            <w:vAlign w:val="bottom"/>
            <w:hideMark/>
            <w:tcPrChange w:id="134" w:author="Rosen, Jim Matthew (GE Vernova)" w:date="2023-10-23T09:41:00Z">
              <w:tcPr>
                <w:tcW w:w="1972" w:type="dxa"/>
                <w:tcBorders>
                  <w:top w:val="nil"/>
                  <w:left w:val="nil"/>
                  <w:bottom w:val="single" w:sz="4" w:space="0" w:color="auto"/>
                  <w:right w:val="single" w:sz="8" w:space="0" w:color="auto"/>
                </w:tcBorders>
                <w:shd w:val="clear" w:color="auto" w:fill="auto"/>
                <w:noWrap/>
                <w:vAlign w:val="bottom"/>
                <w:hideMark/>
              </w:tcPr>
            </w:tcPrChange>
          </w:tcPr>
          <w:p w14:paraId="322BA1C0"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+1 (713) 597 1935</w:t>
            </w:r>
          </w:p>
        </w:tc>
      </w:tr>
      <w:tr w:rsidR="00544B9F" w:rsidRPr="00193998" w14:paraId="5B049795" w14:textId="77777777" w:rsidTr="00DC5C58">
        <w:trPr>
          <w:trHeight w:val="290"/>
          <w:trPrChange w:id="135"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shd w:val="clear" w:color="000000" w:fill="DDEBF7"/>
            <w:tcPrChange w:id="136" w:author="Rosen, Jim Matthew (GE Vernova)" w:date="2023-10-23T09:41:00Z">
              <w:tcPr>
                <w:tcW w:w="1140" w:type="dxa"/>
                <w:tcBorders>
                  <w:top w:val="nil"/>
                  <w:left w:val="single" w:sz="8" w:space="0" w:color="auto"/>
                  <w:bottom w:val="single" w:sz="4" w:space="0" w:color="auto"/>
                  <w:right w:val="single" w:sz="4" w:space="0" w:color="auto"/>
                </w:tcBorders>
                <w:shd w:val="clear" w:color="000000" w:fill="DDEBF7"/>
              </w:tcPr>
            </w:tcPrChange>
          </w:tcPr>
          <w:p w14:paraId="45C95580" w14:textId="0172F453" w:rsidR="00544B9F" w:rsidRPr="00193998" w:rsidRDefault="00544B9F" w:rsidP="00193998">
            <w:pPr>
              <w:spacing w:after="0" w:line="240" w:lineRule="auto"/>
              <w:rPr>
                <w:rFonts w:ascii="GE Inspira Sans" w:eastAsia="Times New Roman" w:hAnsi="GE Inspira Sans" w:cs="Calibri"/>
                <w:color w:val="000000"/>
              </w:rPr>
            </w:pPr>
            <w:ins w:id="137" w:author="Wright, Jennifer (GE Vernova)" w:date="2023-09-25T14:51:00Z">
              <w:r>
                <w:rPr>
                  <w:rFonts w:ascii="GE Inspira Sans" w:eastAsia="Times New Roman" w:hAnsi="GE Inspira Sans" w:cs="Calibri"/>
                  <w:color w:val="000000"/>
                </w:rPr>
                <w:t>SS PM</w:t>
              </w:r>
            </w:ins>
          </w:p>
        </w:tc>
        <w:tc>
          <w:tcPr>
            <w:tcW w:w="2470" w:type="dxa"/>
            <w:tcBorders>
              <w:top w:val="nil"/>
              <w:left w:val="single" w:sz="8" w:space="0" w:color="auto"/>
              <w:bottom w:val="single" w:sz="4" w:space="0" w:color="auto"/>
              <w:right w:val="single" w:sz="4" w:space="0" w:color="auto"/>
            </w:tcBorders>
            <w:shd w:val="clear" w:color="000000" w:fill="DDEBF7"/>
            <w:noWrap/>
            <w:vAlign w:val="bottom"/>
            <w:hideMark/>
            <w:tcPrChange w:id="138" w:author="Rosen, Jim Matthew (GE Vernova)" w:date="2023-10-23T09:41:00Z">
              <w:tcPr>
                <w:tcW w:w="2430" w:type="dxa"/>
                <w:tcBorders>
                  <w:top w:val="nil"/>
                  <w:left w:val="single" w:sz="8" w:space="0" w:color="auto"/>
                  <w:bottom w:val="single" w:sz="4" w:space="0" w:color="auto"/>
                  <w:right w:val="single" w:sz="4" w:space="0" w:color="auto"/>
                </w:tcBorders>
                <w:shd w:val="clear" w:color="000000" w:fill="DDEBF7"/>
                <w:noWrap/>
                <w:vAlign w:val="bottom"/>
                <w:hideMark/>
              </w:tcPr>
            </w:tcPrChange>
          </w:tcPr>
          <w:p w14:paraId="5F8A8392" w14:textId="7A05A64A"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Anna Petrella</w:t>
            </w:r>
          </w:p>
        </w:tc>
        <w:tc>
          <w:tcPr>
            <w:tcW w:w="3023" w:type="dxa"/>
            <w:tcBorders>
              <w:top w:val="nil"/>
              <w:left w:val="nil"/>
              <w:bottom w:val="single" w:sz="4" w:space="0" w:color="auto"/>
              <w:right w:val="single" w:sz="4" w:space="0" w:color="auto"/>
            </w:tcBorders>
            <w:shd w:val="clear" w:color="000000" w:fill="DDEBF7"/>
            <w:noWrap/>
            <w:vAlign w:val="bottom"/>
            <w:hideMark/>
            <w:tcPrChange w:id="139" w:author="Rosen, Jim Matthew (GE Vernova)" w:date="2023-10-23T09:41:00Z">
              <w:tcPr>
                <w:tcW w:w="3018" w:type="dxa"/>
                <w:tcBorders>
                  <w:top w:val="nil"/>
                  <w:left w:val="nil"/>
                  <w:bottom w:val="single" w:sz="4" w:space="0" w:color="auto"/>
                  <w:right w:val="single" w:sz="4" w:space="0" w:color="auto"/>
                </w:tcBorders>
                <w:shd w:val="clear" w:color="000000" w:fill="DDEBF7"/>
                <w:noWrap/>
                <w:vAlign w:val="bottom"/>
                <w:hideMark/>
              </w:tcPr>
            </w:tcPrChange>
          </w:tcPr>
          <w:p w14:paraId="5FE658B2"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"mailto:anna.petrella@ge.com"</w:instrText>
            </w:r>
            <w:r>
              <w:fldChar w:fldCharType="separate"/>
            </w:r>
            <w:r w:rsidR="00544B9F" w:rsidRPr="00193998">
              <w:rPr>
                <w:rFonts w:ascii="GE Inspira Sans" w:eastAsia="Times New Roman" w:hAnsi="GE Inspira Sans" w:cs="Calibri"/>
                <w:color w:val="0563C1"/>
                <w:u w:val="single"/>
              </w:rPr>
              <w:t>anna.petrella@ge.com</w:t>
            </w:r>
            <w:r>
              <w:rPr>
                <w:rFonts w:ascii="GE Inspira Sans" w:eastAsia="Times New Roman" w:hAnsi="GE Inspira Sans" w:cs="Calibri"/>
                <w:color w:val="0563C1"/>
                <w:u w:val="single"/>
              </w:rPr>
              <w:fldChar w:fldCharType="end"/>
            </w:r>
          </w:p>
        </w:tc>
        <w:tc>
          <w:tcPr>
            <w:tcW w:w="2007" w:type="dxa"/>
            <w:tcBorders>
              <w:top w:val="nil"/>
              <w:left w:val="nil"/>
              <w:bottom w:val="single" w:sz="4" w:space="0" w:color="auto"/>
              <w:right w:val="single" w:sz="8" w:space="0" w:color="auto"/>
            </w:tcBorders>
            <w:shd w:val="clear" w:color="000000" w:fill="DDEBF7"/>
            <w:noWrap/>
            <w:vAlign w:val="bottom"/>
            <w:hideMark/>
            <w:tcPrChange w:id="140" w:author="Rosen, Jim Matthew (GE Vernova)" w:date="2023-10-23T09:41:00Z">
              <w:tcPr>
                <w:tcW w:w="1972" w:type="dxa"/>
                <w:tcBorders>
                  <w:top w:val="nil"/>
                  <w:left w:val="nil"/>
                  <w:bottom w:val="single" w:sz="4" w:space="0" w:color="auto"/>
                  <w:right w:val="single" w:sz="8" w:space="0" w:color="auto"/>
                </w:tcBorders>
                <w:shd w:val="clear" w:color="000000" w:fill="DDEBF7"/>
                <w:noWrap/>
                <w:vAlign w:val="bottom"/>
                <w:hideMark/>
              </w:tcPr>
            </w:tcPrChange>
          </w:tcPr>
          <w:p w14:paraId="22E58AA5"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+41 (79) 5710279</w:t>
            </w:r>
          </w:p>
        </w:tc>
      </w:tr>
      <w:tr w:rsidR="00544B9F" w:rsidRPr="00193998" w14:paraId="421D2546" w14:textId="77777777" w:rsidTr="00DC5C58">
        <w:trPr>
          <w:trHeight w:val="290"/>
          <w:trPrChange w:id="141"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tcPrChange w:id="142" w:author="Rosen, Jim Matthew (GE Vernova)" w:date="2023-10-23T09:41:00Z">
              <w:tcPr>
                <w:tcW w:w="1140" w:type="dxa"/>
                <w:tcBorders>
                  <w:top w:val="nil"/>
                  <w:left w:val="single" w:sz="8" w:space="0" w:color="auto"/>
                  <w:bottom w:val="single" w:sz="4" w:space="0" w:color="auto"/>
                  <w:right w:val="single" w:sz="4" w:space="0" w:color="auto"/>
                </w:tcBorders>
              </w:tcPr>
            </w:tcPrChange>
          </w:tcPr>
          <w:p w14:paraId="10CCFFC3" w14:textId="77777777" w:rsidR="00544B9F" w:rsidRPr="00193998" w:rsidRDefault="00544B9F" w:rsidP="00193998">
            <w:pPr>
              <w:spacing w:after="0" w:line="240" w:lineRule="auto"/>
              <w:rPr>
                <w:rFonts w:ascii="GE Inspira Sans" w:eastAsia="Times New Roman" w:hAnsi="GE Inspira Sans" w:cs="Calibri"/>
                <w:color w:val="000000"/>
              </w:rPr>
            </w:pPr>
          </w:p>
        </w:tc>
        <w:tc>
          <w:tcPr>
            <w:tcW w:w="2470" w:type="dxa"/>
            <w:tcBorders>
              <w:top w:val="nil"/>
              <w:left w:val="single" w:sz="8" w:space="0" w:color="auto"/>
              <w:bottom w:val="single" w:sz="4" w:space="0" w:color="auto"/>
              <w:right w:val="single" w:sz="4" w:space="0" w:color="auto"/>
            </w:tcBorders>
            <w:shd w:val="clear" w:color="auto" w:fill="auto"/>
            <w:noWrap/>
            <w:vAlign w:val="bottom"/>
            <w:hideMark/>
            <w:tcPrChange w:id="143" w:author="Rosen, Jim Matthew (GE Vernova)" w:date="2023-10-23T09:41:00Z">
              <w:tcPr>
                <w:tcW w:w="2430" w:type="dxa"/>
                <w:tcBorders>
                  <w:top w:val="nil"/>
                  <w:left w:val="single" w:sz="8" w:space="0" w:color="auto"/>
                  <w:bottom w:val="single" w:sz="4" w:space="0" w:color="auto"/>
                  <w:right w:val="single" w:sz="4" w:space="0" w:color="auto"/>
                </w:tcBorders>
                <w:shd w:val="clear" w:color="auto" w:fill="auto"/>
                <w:noWrap/>
                <w:vAlign w:val="bottom"/>
                <w:hideMark/>
              </w:tcPr>
            </w:tcPrChange>
          </w:tcPr>
          <w:p w14:paraId="5A381F72" w14:textId="57E1E9A3"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 </w:t>
            </w:r>
          </w:p>
        </w:tc>
        <w:tc>
          <w:tcPr>
            <w:tcW w:w="3023" w:type="dxa"/>
            <w:tcBorders>
              <w:top w:val="nil"/>
              <w:left w:val="nil"/>
              <w:bottom w:val="single" w:sz="4" w:space="0" w:color="auto"/>
              <w:right w:val="single" w:sz="4" w:space="0" w:color="auto"/>
            </w:tcBorders>
            <w:shd w:val="clear" w:color="auto" w:fill="auto"/>
            <w:noWrap/>
            <w:vAlign w:val="bottom"/>
            <w:hideMark/>
            <w:tcPrChange w:id="144" w:author="Rosen, Jim Matthew (GE Vernova)" w:date="2023-10-23T09:41:00Z">
              <w:tcPr>
                <w:tcW w:w="3018" w:type="dxa"/>
                <w:tcBorders>
                  <w:top w:val="nil"/>
                  <w:left w:val="nil"/>
                  <w:bottom w:val="single" w:sz="4" w:space="0" w:color="auto"/>
                  <w:right w:val="single" w:sz="4" w:space="0" w:color="auto"/>
                </w:tcBorders>
                <w:shd w:val="clear" w:color="auto" w:fill="auto"/>
                <w:noWrap/>
                <w:vAlign w:val="bottom"/>
                <w:hideMark/>
              </w:tcPr>
            </w:tcPrChange>
          </w:tcPr>
          <w:p w14:paraId="361B3CF8"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 </w:t>
            </w:r>
          </w:p>
        </w:tc>
        <w:tc>
          <w:tcPr>
            <w:tcW w:w="2007" w:type="dxa"/>
            <w:tcBorders>
              <w:top w:val="nil"/>
              <w:left w:val="nil"/>
              <w:bottom w:val="single" w:sz="4" w:space="0" w:color="auto"/>
              <w:right w:val="single" w:sz="8" w:space="0" w:color="auto"/>
            </w:tcBorders>
            <w:shd w:val="clear" w:color="auto" w:fill="auto"/>
            <w:noWrap/>
            <w:vAlign w:val="bottom"/>
            <w:hideMark/>
            <w:tcPrChange w:id="145" w:author="Rosen, Jim Matthew (GE Vernova)" w:date="2023-10-23T09:41:00Z">
              <w:tcPr>
                <w:tcW w:w="1972" w:type="dxa"/>
                <w:tcBorders>
                  <w:top w:val="nil"/>
                  <w:left w:val="nil"/>
                  <w:bottom w:val="single" w:sz="4" w:space="0" w:color="auto"/>
                  <w:right w:val="single" w:sz="8" w:space="0" w:color="auto"/>
                </w:tcBorders>
                <w:shd w:val="clear" w:color="auto" w:fill="auto"/>
                <w:noWrap/>
                <w:vAlign w:val="bottom"/>
                <w:hideMark/>
              </w:tcPr>
            </w:tcPrChange>
          </w:tcPr>
          <w:p w14:paraId="4DFEC6CA"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 </w:t>
            </w:r>
          </w:p>
        </w:tc>
      </w:tr>
      <w:tr w:rsidR="00544B9F" w:rsidRPr="00193998" w14:paraId="35B1D67F" w14:textId="77777777" w:rsidTr="00DC5C58">
        <w:trPr>
          <w:trHeight w:val="290"/>
          <w:trPrChange w:id="146"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shd w:val="clear" w:color="000000" w:fill="DDEBF7"/>
            <w:tcPrChange w:id="147" w:author="Rosen, Jim Matthew (GE Vernova)" w:date="2023-10-23T09:41:00Z">
              <w:tcPr>
                <w:tcW w:w="1140" w:type="dxa"/>
                <w:tcBorders>
                  <w:top w:val="nil"/>
                  <w:left w:val="single" w:sz="8" w:space="0" w:color="auto"/>
                  <w:bottom w:val="single" w:sz="4" w:space="0" w:color="auto"/>
                  <w:right w:val="single" w:sz="4" w:space="0" w:color="auto"/>
                </w:tcBorders>
                <w:shd w:val="clear" w:color="000000" w:fill="DDEBF7"/>
              </w:tcPr>
            </w:tcPrChange>
          </w:tcPr>
          <w:p w14:paraId="7FC9031B" w14:textId="14B5123D" w:rsidR="00544B9F" w:rsidRPr="00193998" w:rsidRDefault="00544B9F" w:rsidP="00193998">
            <w:pPr>
              <w:spacing w:after="0" w:line="240" w:lineRule="auto"/>
              <w:rPr>
                <w:rFonts w:ascii="GE Inspira Sans" w:eastAsia="Times New Roman" w:hAnsi="GE Inspira Sans" w:cs="Calibri"/>
                <w:color w:val="000000"/>
              </w:rPr>
            </w:pPr>
            <w:ins w:id="148" w:author="Wright, Jennifer (GE Vernova)" w:date="2023-09-25T14:51:00Z">
              <w:r>
                <w:rPr>
                  <w:rFonts w:ascii="GE Inspira Sans" w:eastAsia="Times New Roman" w:hAnsi="GE Inspira Sans" w:cs="Calibri"/>
                  <w:color w:val="000000"/>
                </w:rPr>
                <w:t>Logistics</w:t>
              </w:r>
            </w:ins>
          </w:p>
        </w:tc>
        <w:tc>
          <w:tcPr>
            <w:tcW w:w="2470" w:type="dxa"/>
            <w:tcBorders>
              <w:top w:val="nil"/>
              <w:left w:val="single" w:sz="8" w:space="0" w:color="auto"/>
              <w:bottom w:val="single" w:sz="4" w:space="0" w:color="auto"/>
              <w:right w:val="single" w:sz="4" w:space="0" w:color="auto"/>
            </w:tcBorders>
            <w:shd w:val="clear" w:color="000000" w:fill="DDEBF7"/>
            <w:noWrap/>
            <w:vAlign w:val="bottom"/>
            <w:hideMark/>
            <w:tcPrChange w:id="149" w:author="Rosen, Jim Matthew (GE Vernova)" w:date="2023-10-23T09:41:00Z">
              <w:tcPr>
                <w:tcW w:w="2430" w:type="dxa"/>
                <w:tcBorders>
                  <w:top w:val="nil"/>
                  <w:left w:val="single" w:sz="8" w:space="0" w:color="auto"/>
                  <w:bottom w:val="single" w:sz="4" w:space="0" w:color="auto"/>
                  <w:right w:val="single" w:sz="4" w:space="0" w:color="auto"/>
                </w:tcBorders>
                <w:shd w:val="clear" w:color="000000" w:fill="DDEBF7"/>
                <w:noWrap/>
                <w:vAlign w:val="bottom"/>
                <w:hideMark/>
              </w:tcPr>
            </w:tcPrChange>
          </w:tcPr>
          <w:p w14:paraId="732BCBDD" w14:textId="237CA4BF"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Andrew Ruch</w:t>
            </w:r>
          </w:p>
        </w:tc>
        <w:tc>
          <w:tcPr>
            <w:tcW w:w="3023" w:type="dxa"/>
            <w:tcBorders>
              <w:top w:val="nil"/>
              <w:left w:val="nil"/>
              <w:bottom w:val="single" w:sz="4" w:space="0" w:color="auto"/>
              <w:right w:val="single" w:sz="4" w:space="0" w:color="auto"/>
            </w:tcBorders>
            <w:shd w:val="clear" w:color="000000" w:fill="DDEBF7"/>
            <w:noWrap/>
            <w:vAlign w:val="bottom"/>
            <w:hideMark/>
            <w:tcPrChange w:id="150" w:author="Rosen, Jim Matthew (GE Vernova)" w:date="2023-10-23T09:41:00Z">
              <w:tcPr>
                <w:tcW w:w="3018" w:type="dxa"/>
                <w:tcBorders>
                  <w:top w:val="nil"/>
                  <w:left w:val="nil"/>
                  <w:bottom w:val="single" w:sz="4" w:space="0" w:color="auto"/>
                  <w:right w:val="single" w:sz="4" w:space="0" w:color="auto"/>
                </w:tcBorders>
                <w:shd w:val="clear" w:color="000000" w:fill="DDEBF7"/>
                <w:noWrap/>
                <w:vAlign w:val="bottom"/>
                <w:hideMark/>
              </w:tcPr>
            </w:tcPrChange>
          </w:tcPr>
          <w:p w14:paraId="7238CA87"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"mailto:Andrew.Ruch@ge.com"</w:instrText>
            </w:r>
            <w:r>
              <w:fldChar w:fldCharType="separate"/>
            </w:r>
            <w:r w:rsidR="00544B9F" w:rsidRPr="00193998">
              <w:rPr>
                <w:rFonts w:ascii="GE Inspira Sans" w:eastAsia="Times New Roman" w:hAnsi="GE Inspira Sans" w:cs="Calibri"/>
                <w:color w:val="0563C1"/>
                <w:u w:val="single"/>
              </w:rPr>
              <w:t>Andrew.Ruch@ge.com</w:t>
            </w:r>
            <w:r>
              <w:rPr>
                <w:rFonts w:ascii="GE Inspira Sans" w:eastAsia="Times New Roman" w:hAnsi="GE Inspira Sans" w:cs="Calibri"/>
                <w:color w:val="0563C1"/>
                <w:u w:val="single"/>
              </w:rPr>
              <w:fldChar w:fldCharType="end"/>
            </w:r>
          </w:p>
        </w:tc>
        <w:tc>
          <w:tcPr>
            <w:tcW w:w="2007" w:type="dxa"/>
            <w:tcBorders>
              <w:top w:val="nil"/>
              <w:left w:val="nil"/>
              <w:bottom w:val="single" w:sz="4" w:space="0" w:color="auto"/>
              <w:right w:val="single" w:sz="8" w:space="0" w:color="auto"/>
            </w:tcBorders>
            <w:shd w:val="clear" w:color="000000" w:fill="DDEBF7"/>
            <w:noWrap/>
            <w:vAlign w:val="bottom"/>
            <w:hideMark/>
            <w:tcPrChange w:id="151" w:author="Rosen, Jim Matthew (GE Vernova)" w:date="2023-10-23T09:41:00Z">
              <w:tcPr>
                <w:tcW w:w="1972" w:type="dxa"/>
                <w:tcBorders>
                  <w:top w:val="nil"/>
                  <w:left w:val="nil"/>
                  <w:bottom w:val="single" w:sz="4" w:space="0" w:color="auto"/>
                  <w:right w:val="single" w:sz="8" w:space="0" w:color="auto"/>
                </w:tcBorders>
                <w:shd w:val="clear" w:color="000000" w:fill="DDEBF7"/>
                <w:noWrap/>
                <w:vAlign w:val="bottom"/>
                <w:hideMark/>
              </w:tcPr>
            </w:tcPrChange>
          </w:tcPr>
          <w:p w14:paraId="07BE96F4"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+1 (281) 229 5417</w:t>
            </w:r>
          </w:p>
        </w:tc>
      </w:tr>
      <w:tr w:rsidR="00544B9F" w:rsidRPr="00193998" w14:paraId="2932C690" w14:textId="77777777" w:rsidTr="00DC5C58">
        <w:trPr>
          <w:trHeight w:val="290"/>
          <w:trPrChange w:id="152"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tcPrChange w:id="153" w:author="Rosen, Jim Matthew (GE Vernova)" w:date="2023-10-23T09:41:00Z">
              <w:tcPr>
                <w:tcW w:w="1140" w:type="dxa"/>
                <w:tcBorders>
                  <w:top w:val="nil"/>
                  <w:left w:val="single" w:sz="8" w:space="0" w:color="auto"/>
                  <w:bottom w:val="single" w:sz="4" w:space="0" w:color="auto"/>
                  <w:right w:val="single" w:sz="4" w:space="0" w:color="auto"/>
                </w:tcBorders>
              </w:tcPr>
            </w:tcPrChange>
          </w:tcPr>
          <w:p w14:paraId="7297EA3F" w14:textId="59825BDD" w:rsidR="00544B9F" w:rsidRPr="00193998" w:rsidRDefault="00544B9F" w:rsidP="00193998">
            <w:pPr>
              <w:spacing w:after="0" w:line="240" w:lineRule="auto"/>
              <w:rPr>
                <w:rFonts w:ascii="GE Inspira Sans" w:eastAsia="Times New Roman" w:hAnsi="GE Inspira Sans" w:cs="Calibri"/>
                <w:color w:val="000000"/>
              </w:rPr>
            </w:pPr>
            <w:ins w:id="154" w:author="Wright, Jennifer (GE Vernova)" w:date="2023-09-25T14:51:00Z">
              <w:r>
                <w:rPr>
                  <w:rFonts w:ascii="GE Inspira Sans" w:eastAsia="Times New Roman" w:hAnsi="GE Inspira Sans" w:cs="Calibri"/>
                  <w:color w:val="000000"/>
                </w:rPr>
                <w:t>Logistics</w:t>
              </w:r>
            </w:ins>
          </w:p>
        </w:tc>
        <w:tc>
          <w:tcPr>
            <w:tcW w:w="2470" w:type="dxa"/>
            <w:tcBorders>
              <w:top w:val="nil"/>
              <w:left w:val="single" w:sz="8" w:space="0" w:color="auto"/>
              <w:bottom w:val="single" w:sz="4" w:space="0" w:color="auto"/>
              <w:right w:val="single" w:sz="4" w:space="0" w:color="auto"/>
            </w:tcBorders>
            <w:shd w:val="clear" w:color="auto" w:fill="auto"/>
            <w:noWrap/>
            <w:vAlign w:val="bottom"/>
            <w:hideMark/>
            <w:tcPrChange w:id="155" w:author="Rosen, Jim Matthew (GE Vernova)" w:date="2023-10-23T09:41:00Z">
              <w:tcPr>
                <w:tcW w:w="2430" w:type="dxa"/>
                <w:tcBorders>
                  <w:top w:val="nil"/>
                  <w:left w:val="single" w:sz="8" w:space="0" w:color="auto"/>
                  <w:bottom w:val="single" w:sz="4" w:space="0" w:color="auto"/>
                  <w:right w:val="single" w:sz="4" w:space="0" w:color="auto"/>
                </w:tcBorders>
                <w:shd w:val="clear" w:color="auto" w:fill="auto"/>
                <w:noWrap/>
                <w:vAlign w:val="bottom"/>
                <w:hideMark/>
              </w:tcPr>
            </w:tcPrChange>
          </w:tcPr>
          <w:p w14:paraId="027EA766" w14:textId="5D892D33"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Mari Guidry</w:t>
            </w:r>
          </w:p>
        </w:tc>
        <w:tc>
          <w:tcPr>
            <w:tcW w:w="3023" w:type="dxa"/>
            <w:tcBorders>
              <w:top w:val="nil"/>
              <w:left w:val="nil"/>
              <w:bottom w:val="single" w:sz="4" w:space="0" w:color="auto"/>
              <w:right w:val="single" w:sz="4" w:space="0" w:color="auto"/>
            </w:tcBorders>
            <w:shd w:val="clear" w:color="auto" w:fill="auto"/>
            <w:noWrap/>
            <w:vAlign w:val="center"/>
            <w:hideMark/>
            <w:tcPrChange w:id="156" w:author="Rosen, Jim Matthew (GE Vernova)" w:date="2023-10-23T09:41:00Z">
              <w:tcPr>
                <w:tcW w:w="3018" w:type="dxa"/>
                <w:tcBorders>
                  <w:top w:val="nil"/>
                  <w:left w:val="nil"/>
                  <w:bottom w:val="single" w:sz="4" w:space="0" w:color="auto"/>
                  <w:right w:val="single" w:sz="4" w:space="0" w:color="auto"/>
                </w:tcBorders>
                <w:shd w:val="clear" w:color="auto" w:fill="auto"/>
                <w:noWrap/>
                <w:vAlign w:val="center"/>
                <w:hideMark/>
              </w:tcPr>
            </w:tcPrChange>
          </w:tcPr>
          <w:p w14:paraId="4FE89EB0"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"mailto:Marisol.Guidry@ge.com"</w:instrText>
            </w:r>
            <w:r>
              <w:fldChar w:fldCharType="separate"/>
            </w:r>
            <w:r w:rsidR="00544B9F" w:rsidRPr="00193998">
              <w:rPr>
                <w:rFonts w:ascii="GE Inspira Sans" w:eastAsia="Times New Roman" w:hAnsi="GE Inspira Sans" w:cs="Calibri"/>
                <w:color w:val="0563C1"/>
                <w:u w:val="single"/>
              </w:rPr>
              <w:t>Marisol.Guidry@ge.com</w:t>
            </w:r>
            <w:r>
              <w:rPr>
                <w:rFonts w:ascii="GE Inspira Sans" w:eastAsia="Times New Roman" w:hAnsi="GE Inspira Sans" w:cs="Calibri"/>
                <w:color w:val="0563C1"/>
                <w:u w:val="single"/>
              </w:rPr>
              <w:fldChar w:fldCharType="end"/>
            </w:r>
          </w:p>
        </w:tc>
        <w:tc>
          <w:tcPr>
            <w:tcW w:w="2007" w:type="dxa"/>
            <w:tcBorders>
              <w:top w:val="nil"/>
              <w:left w:val="nil"/>
              <w:bottom w:val="single" w:sz="4" w:space="0" w:color="auto"/>
              <w:right w:val="single" w:sz="8" w:space="0" w:color="auto"/>
            </w:tcBorders>
            <w:shd w:val="clear" w:color="auto" w:fill="auto"/>
            <w:noWrap/>
            <w:vAlign w:val="bottom"/>
            <w:hideMark/>
            <w:tcPrChange w:id="157" w:author="Rosen, Jim Matthew (GE Vernova)" w:date="2023-10-23T09:41:00Z">
              <w:tcPr>
                <w:tcW w:w="1972" w:type="dxa"/>
                <w:tcBorders>
                  <w:top w:val="nil"/>
                  <w:left w:val="nil"/>
                  <w:bottom w:val="single" w:sz="4" w:space="0" w:color="auto"/>
                  <w:right w:val="single" w:sz="8" w:space="0" w:color="auto"/>
                </w:tcBorders>
                <w:shd w:val="clear" w:color="auto" w:fill="auto"/>
                <w:noWrap/>
                <w:vAlign w:val="bottom"/>
                <w:hideMark/>
              </w:tcPr>
            </w:tcPrChange>
          </w:tcPr>
          <w:p w14:paraId="2A1CAD58"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+1 (832) 998 4104</w:t>
            </w:r>
          </w:p>
        </w:tc>
      </w:tr>
      <w:tr w:rsidR="00544B9F" w:rsidRPr="00193998" w14:paraId="38B4720D" w14:textId="77777777" w:rsidTr="00DC5C58">
        <w:trPr>
          <w:trHeight w:val="290"/>
          <w:ins w:id="158" w:author="Wright, Jennifer (GE Vernova)" w:date="2023-09-25T14:52:00Z"/>
          <w:trPrChange w:id="159"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tcPrChange w:id="160" w:author="Rosen, Jim Matthew (GE Vernova)" w:date="2023-10-23T09:41:00Z">
              <w:tcPr>
                <w:tcW w:w="1140" w:type="dxa"/>
                <w:tcBorders>
                  <w:top w:val="nil"/>
                  <w:left w:val="single" w:sz="8" w:space="0" w:color="auto"/>
                  <w:bottom w:val="single" w:sz="4" w:space="0" w:color="auto"/>
                  <w:right w:val="single" w:sz="4" w:space="0" w:color="auto"/>
                </w:tcBorders>
              </w:tcPr>
            </w:tcPrChange>
          </w:tcPr>
          <w:p w14:paraId="49608399" w14:textId="1D182E35" w:rsidR="00544B9F" w:rsidRDefault="00544B9F" w:rsidP="00193998">
            <w:pPr>
              <w:spacing w:after="0" w:line="240" w:lineRule="auto"/>
              <w:rPr>
                <w:ins w:id="161" w:author="Wright, Jennifer (GE Vernova)" w:date="2023-09-25T14:52:00Z"/>
                <w:rFonts w:ascii="GE Inspira Sans" w:eastAsia="Times New Roman" w:hAnsi="GE Inspira Sans" w:cs="Calibri"/>
                <w:color w:val="000000"/>
              </w:rPr>
            </w:pPr>
            <w:ins w:id="162" w:author="Wright, Jennifer (GE Vernova)" w:date="2023-09-25T14:52:00Z">
              <w:r>
                <w:rPr>
                  <w:rFonts w:ascii="GE Inspira Sans" w:eastAsia="Times New Roman" w:hAnsi="GE Inspira Sans" w:cs="Calibri"/>
                  <w:color w:val="000000"/>
                </w:rPr>
                <w:t>Logistics</w:t>
              </w:r>
            </w:ins>
          </w:p>
        </w:tc>
        <w:tc>
          <w:tcPr>
            <w:tcW w:w="2470" w:type="dxa"/>
            <w:tcBorders>
              <w:top w:val="nil"/>
              <w:left w:val="single" w:sz="8" w:space="0" w:color="auto"/>
              <w:bottom w:val="single" w:sz="4" w:space="0" w:color="auto"/>
              <w:right w:val="single" w:sz="4" w:space="0" w:color="auto"/>
            </w:tcBorders>
            <w:shd w:val="clear" w:color="auto" w:fill="auto"/>
            <w:noWrap/>
            <w:vAlign w:val="bottom"/>
            <w:tcPrChange w:id="163" w:author="Rosen, Jim Matthew (GE Vernova)" w:date="2023-10-23T09:41:00Z">
              <w:tcPr>
                <w:tcW w:w="2430" w:type="dxa"/>
                <w:tcBorders>
                  <w:top w:val="nil"/>
                  <w:left w:val="single" w:sz="8" w:space="0" w:color="auto"/>
                  <w:bottom w:val="single" w:sz="4" w:space="0" w:color="auto"/>
                  <w:right w:val="single" w:sz="4" w:space="0" w:color="auto"/>
                </w:tcBorders>
                <w:shd w:val="clear" w:color="auto" w:fill="auto"/>
                <w:noWrap/>
                <w:vAlign w:val="bottom"/>
              </w:tcPr>
            </w:tcPrChange>
          </w:tcPr>
          <w:p w14:paraId="16A551FC" w14:textId="4DDF6F3E" w:rsidR="00544B9F" w:rsidRPr="00193998" w:rsidRDefault="00544B9F" w:rsidP="00193998">
            <w:pPr>
              <w:spacing w:after="0" w:line="240" w:lineRule="auto"/>
              <w:rPr>
                <w:ins w:id="164" w:author="Wright, Jennifer (GE Vernova)" w:date="2023-09-25T14:52:00Z"/>
                <w:rFonts w:ascii="GE Inspira Sans" w:eastAsia="Times New Roman" w:hAnsi="GE Inspira Sans" w:cs="Calibri"/>
                <w:color w:val="000000"/>
              </w:rPr>
            </w:pPr>
            <w:ins w:id="165" w:author="Wright, Jennifer (GE Vernova)" w:date="2023-09-25T14:52:00Z">
              <w:r>
                <w:rPr>
                  <w:rFonts w:ascii="GE Inspira Sans" w:eastAsia="Times New Roman" w:hAnsi="GE Inspira Sans" w:cs="Calibri"/>
                  <w:color w:val="000000"/>
                </w:rPr>
                <w:t>John Dou</w:t>
              </w:r>
            </w:ins>
            <w:ins w:id="166" w:author="Wright, Jennifer (GE Vernova)" w:date="2023-09-25T14:53:00Z">
              <w:r>
                <w:rPr>
                  <w:rFonts w:ascii="GE Inspira Sans" w:eastAsia="Times New Roman" w:hAnsi="GE Inspira Sans" w:cs="Calibri"/>
                  <w:color w:val="000000"/>
                </w:rPr>
                <w:t>glass</w:t>
              </w:r>
            </w:ins>
          </w:p>
        </w:tc>
        <w:tc>
          <w:tcPr>
            <w:tcW w:w="3023" w:type="dxa"/>
            <w:tcBorders>
              <w:top w:val="nil"/>
              <w:left w:val="nil"/>
              <w:bottom w:val="single" w:sz="4" w:space="0" w:color="auto"/>
              <w:right w:val="single" w:sz="4" w:space="0" w:color="auto"/>
            </w:tcBorders>
            <w:shd w:val="clear" w:color="auto" w:fill="auto"/>
            <w:noWrap/>
            <w:vAlign w:val="center"/>
            <w:tcPrChange w:id="167" w:author="Rosen, Jim Matthew (GE Vernova)" w:date="2023-10-23T09:41:00Z">
              <w:tcPr>
                <w:tcW w:w="3018" w:type="dxa"/>
                <w:tcBorders>
                  <w:top w:val="nil"/>
                  <w:left w:val="nil"/>
                  <w:bottom w:val="single" w:sz="4" w:space="0" w:color="auto"/>
                  <w:right w:val="single" w:sz="4" w:space="0" w:color="auto"/>
                </w:tcBorders>
                <w:shd w:val="clear" w:color="auto" w:fill="auto"/>
                <w:noWrap/>
                <w:vAlign w:val="center"/>
              </w:tcPr>
            </w:tcPrChange>
          </w:tcPr>
          <w:p w14:paraId="5F46FC5F" w14:textId="0D797DA2" w:rsidR="00544B9F" w:rsidRDefault="00544B9F" w:rsidP="00193998">
            <w:pPr>
              <w:spacing w:after="0" w:line="240" w:lineRule="auto"/>
              <w:rPr>
                <w:ins w:id="168" w:author="Wright, Jennifer (GE Vernova)" w:date="2023-09-25T14:52:00Z"/>
              </w:rPr>
            </w:pPr>
            <w:ins w:id="169" w:author="Wright, Jennifer (GE Vernova)" w:date="2023-09-25T14:53:00Z">
              <w:r w:rsidRPr="00544B9F">
                <w:t>John.Douglas@ge.com</w:t>
              </w:r>
            </w:ins>
          </w:p>
        </w:tc>
        <w:tc>
          <w:tcPr>
            <w:tcW w:w="2007" w:type="dxa"/>
            <w:tcBorders>
              <w:top w:val="nil"/>
              <w:left w:val="nil"/>
              <w:bottom w:val="single" w:sz="4" w:space="0" w:color="auto"/>
              <w:right w:val="single" w:sz="8" w:space="0" w:color="auto"/>
            </w:tcBorders>
            <w:shd w:val="clear" w:color="auto" w:fill="auto"/>
            <w:noWrap/>
            <w:vAlign w:val="bottom"/>
            <w:tcPrChange w:id="170" w:author="Rosen, Jim Matthew (GE Vernova)" w:date="2023-10-23T09:41:00Z">
              <w:tcPr>
                <w:tcW w:w="1972" w:type="dxa"/>
                <w:tcBorders>
                  <w:top w:val="nil"/>
                  <w:left w:val="nil"/>
                  <w:bottom w:val="single" w:sz="4" w:space="0" w:color="auto"/>
                  <w:right w:val="single" w:sz="8" w:space="0" w:color="auto"/>
                </w:tcBorders>
                <w:shd w:val="clear" w:color="auto" w:fill="auto"/>
                <w:noWrap/>
                <w:vAlign w:val="bottom"/>
              </w:tcPr>
            </w:tcPrChange>
          </w:tcPr>
          <w:p w14:paraId="414CC1D2" w14:textId="77777777" w:rsidR="00544B9F" w:rsidRPr="00193998" w:rsidRDefault="00544B9F" w:rsidP="00193998">
            <w:pPr>
              <w:spacing w:after="0" w:line="240" w:lineRule="auto"/>
              <w:rPr>
                <w:ins w:id="171" w:author="Wright, Jennifer (GE Vernova)" w:date="2023-09-25T14:52:00Z"/>
                <w:rFonts w:ascii="GE Inspira Sans" w:eastAsia="Times New Roman" w:hAnsi="GE Inspira Sans" w:cs="Calibri"/>
                <w:color w:val="000000"/>
              </w:rPr>
            </w:pPr>
          </w:p>
        </w:tc>
      </w:tr>
      <w:tr w:rsidR="00544B9F" w:rsidRPr="00193998" w:rsidDel="00DC5C58" w14:paraId="22A39896" w14:textId="33035A76" w:rsidTr="00DC5C58">
        <w:trPr>
          <w:trHeight w:val="290"/>
          <w:del w:id="172" w:author="Rosen, Jim Matthew (GE Vernova)" w:date="2023-10-23T09:41:00Z"/>
          <w:trPrChange w:id="173"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shd w:val="clear" w:color="000000" w:fill="DDEBF7"/>
            <w:tcPrChange w:id="174" w:author="Rosen, Jim Matthew (GE Vernova)" w:date="2023-10-23T09:41:00Z">
              <w:tcPr>
                <w:tcW w:w="1140" w:type="dxa"/>
                <w:tcBorders>
                  <w:top w:val="nil"/>
                  <w:left w:val="single" w:sz="8" w:space="0" w:color="auto"/>
                  <w:bottom w:val="single" w:sz="4" w:space="0" w:color="auto"/>
                  <w:right w:val="single" w:sz="4" w:space="0" w:color="auto"/>
                </w:tcBorders>
                <w:shd w:val="clear" w:color="000000" w:fill="DDEBF7"/>
              </w:tcPr>
            </w:tcPrChange>
          </w:tcPr>
          <w:p w14:paraId="7B7F4846" w14:textId="1B6478C5" w:rsidR="00544B9F" w:rsidRPr="00193998" w:rsidDel="00DC5C58" w:rsidRDefault="00544B9F" w:rsidP="00193998">
            <w:pPr>
              <w:spacing w:after="0" w:line="240" w:lineRule="auto"/>
              <w:rPr>
                <w:del w:id="175" w:author="Rosen, Jim Matthew (GE Vernova)" w:date="2023-10-23T09:41:00Z"/>
                <w:rFonts w:ascii="GE Inspira Sans" w:eastAsia="Times New Roman" w:hAnsi="GE Inspira Sans" w:cs="Calibri"/>
                <w:color w:val="000000"/>
              </w:rPr>
            </w:pPr>
          </w:p>
        </w:tc>
        <w:tc>
          <w:tcPr>
            <w:tcW w:w="2470" w:type="dxa"/>
            <w:tcBorders>
              <w:top w:val="nil"/>
              <w:left w:val="single" w:sz="8" w:space="0" w:color="auto"/>
              <w:bottom w:val="single" w:sz="4" w:space="0" w:color="auto"/>
              <w:right w:val="single" w:sz="4" w:space="0" w:color="auto"/>
            </w:tcBorders>
            <w:shd w:val="clear" w:color="000000" w:fill="DDEBF7"/>
            <w:noWrap/>
            <w:vAlign w:val="bottom"/>
            <w:hideMark/>
            <w:tcPrChange w:id="176" w:author="Rosen, Jim Matthew (GE Vernova)" w:date="2023-10-23T09:41:00Z">
              <w:tcPr>
                <w:tcW w:w="2430" w:type="dxa"/>
                <w:tcBorders>
                  <w:top w:val="nil"/>
                  <w:left w:val="single" w:sz="8" w:space="0" w:color="auto"/>
                  <w:bottom w:val="single" w:sz="4" w:space="0" w:color="auto"/>
                  <w:right w:val="single" w:sz="4" w:space="0" w:color="auto"/>
                </w:tcBorders>
                <w:shd w:val="clear" w:color="000000" w:fill="DDEBF7"/>
                <w:noWrap/>
                <w:vAlign w:val="bottom"/>
                <w:hideMark/>
              </w:tcPr>
            </w:tcPrChange>
          </w:tcPr>
          <w:p w14:paraId="1BF841A1" w14:textId="7882B48E" w:rsidR="00544B9F" w:rsidRPr="00193998" w:rsidDel="00DC5C58" w:rsidRDefault="00544B9F" w:rsidP="00193998">
            <w:pPr>
              <w:spacing w:after="0" w:line="240" w:lineRule="auto"/>
              <w:rPr>
                <w:del w:id="177" w:author="Rosen, Jim Matthew (GE Vernova)" w:date="2023-10-23T09:41:00Z"/>
                <w:rFonts w:ascii="GE Inspira Sans" w:eastAsia="Times New Roman" w:hAnsi="GE Inspira Sans" w:cs="Calibri"/>
                <w:color w:val="000000"/>
              </w:rPr>
            </w:pPr>
            <w:del w:id="178" w:author="Rosen, Jim Matthew (GE Vernova)" w:date="2023-10-23T09:41:00Z">
              <w:r w:rsidRPr="00193998" w:rsidDel="00DC5C58">
                <w:rPr>
                  <w:rFonts w:ascii="GE Inspira Sans" w:eastAsia="Times New Roman" w:hAnsi="GE Inspira Sans" w:cs="Calibri"/>
                  <w:color w:val="000000"/>
                </w:rPr>
                <w:delText> </w:delText>
              </w:r>
            </w:del>
          </w:p>
        </w:tc>
        <w:tc>
          <w:tcPr>
            <w:tcW w:w="3023" w:type="dxa"/>
            <w:tcBorders>
              <w:top w:val="nil"/>
              <w:left w:val="nil"/>
              <w:bottom w:val="single" w:sz="4" w:space="0" w:color="auto"/>
              <w:right w:val="single" w:sz="4" w:space="0" w:color="auto"/>
            </w:tcBorders>
            <w:shd w:val="clear" w:color="000000" w:fill="DDEBF7"/>
            <w:noWrap/>
            <w:vAlign w:val="bottom"/>
            <w:hideMark/>
            <w:tcPrChange w:id="179" w:author="Rosen, Jim Matthew (GE Vernova)" w:date="2023-10-23T09:41:00Z">
              <w:tcPr>
                <w:tcW w:w="3018" w:type="dxa"/>
                <w:tcBorders>
                  <w:top w:val="nil"/>
                  <w:left w:val="nil"/>
                  <w:bottom w:val="single" w:sz="4" w:space="0" w:color="auto"/>
                  <w:right w:val="single" w:sz="4" w:space="0" w:color="auto"/>
                </w:tcBorders>
                <w:shd w:val="clear" w:color="000000" w:fill="DDEBF7"/>
                <w:noWrap/>
                <w:vAlign w:val="bottom"/>
                <w:hideMark/>
              </w:tcPr>
            </w:tcPrChange>
          </w:tcPr>
          <w:p w14:paraId="1DFA83A0" w14:textId="76DA340F" w:rsidR="00544B9F" w:rsidRPr="00193998" w:rsidDel="00DC5C58" w:rsidRDefault="00544B9F" w:rsidP="00193998">
            <w:pPr>
              <w:spacing w:after="0" w:line="240" w:lineRule="auto"/>
              <w:rPr>
                <w:del w:id="180" w:author="Rosen, Jim Matthew (GE Vernova)" w:date="2023-10-23T09:41:00Z"/>
                <w:rFonts w:ascii="GE Inspira Sans" w:eastAsia="Times New Roman" w:hAnsi="GE Inspira Sans" w:cs="Calibri"/>
                <w:color w:val="000000"/>
              </w:rPr>
            </w:pPr>
            <w:del w:id="181" w:author="Rosen, Jim Matthew (GE Vernova)" w:date="2023-10-23T09:41:00Z">
              <w:r w:rsidRPr="00193998" w:rsidDel="00DC5C58">
                <w:rPr>
                  <w:rFonts w:ascii="GE Inspira Sans" w:eastAsia="Times New Roman" w:hAnsi="GE Inspira Sans" w:cs="Calibri"/>
                  <w:color w:val="000000"/>
                </w:rPr>
                <w:delText> </w:delText>
              </w:r>
            </w:del>
          </w:p>
        </w:tc>
        <w:tc>
          <w:tcPr>
            <w:tcW w:w="2007" w:type="dxa"/>
            <w:tcBorders>
              <w:top w:val="nil"/>
              <w:left w:val="nil"/>
              <w:bottom w:val="single" w:sz="4" w:space="0" w:color="auto"/>
              <w:right w:val="single" w:sz="8" w:space="0" w:color="auto"/>
            </w:tcBorders>
            <w:shd w:val="clear" w:color="000000" w:fill="DDEBF7"/>
            <w:noWrap/>
            <w:vAlign w:val="bottom"/>
            <w:hideMark/>
            <w:tcPrChange w:id="182" w:author="Rosen, Jim Matthew (GE Vernova)" w:date="2023-10-23T09:41:00Z">
              <w:tcPr>
                <w:tcW w:w="1972" w:type="dxa"/>
                <w:tcBorders>
                  <w:top w:val="nil"/>
                  <w:left w:val="nil"/>
                  <w:bottom w:val="single" w:sz="4" w:space="0" w:color="auto"/>
                  <w:right w:val="single" w:sz="8" w:space="0" w:color="auto"/>
                </w:tcBorders>
                <w:shd w:val="clear" w:color="000000" w:fill="DDEBF7"/>
                <w:noWrap/>
                <w:vAlign w:val="bottom"/>
                <w:hideMark/>
              </w:tcPr>
            </w:tcPrChange>
          </w:tcPr>
          <w:p w14:paraId="2E984534" w14:textId="6598D3D4" w:rsidR="00544B9F" w:rsidRPr="00193998" w:rsidDel="00DC5C58" w:rsidRDefault="00544B9F" w:rsidP="00193998">
            <w:pPr>
              <w:spacing w:after="0" w:line="240" w:lineRule="auto"/>
              <w:rPr>
                <w:del w:id="183" w:author="Rosen, Jim Matthew (GE Vernova)" w:date="2023-10-23T09:41:00Z"/>
                <w:rFonts w:ascii="GE Inspira Sans" w:eastAsia="Times New Roman" w:hAnsi="GE Inspira Sans" w:cs="Calibri"/>
                <w:color w:val="000000"/>
              </w:rPr>
            </w:pPr>
            <w:del w:id="184" w:author="Rosen, Jim Matthew (GE Vernova)" w:date="2023-10-23T09:41:00Z">
              <w:r w:rsidRPr="00193998" w:rsidDel="00DC5C58">
                <w:rPr>
                  <w:rFonts w:ascii="GE Inspira Sans" w:eastAsia="Times New Roman" w:hAnsi="GE Inspira Sans" w:cs="Calibri"/>
                  <w:color w:val="000000"/>
                </w:rPr>
                <w:delText> </w:delText>
              </w:r>
            </w:del>
          </w:p>
        </w:tc>
      </w:tr>
      <w:tr w:rsidR="00544B9F" w:rsidRPr="00193998" w14:paraId="5092A6D3" w14:textId="77777777" w:rsidTr="00DC5C58">
        <w:trPr>
          <w:trHeight w:val="290"/>
          <w:trPrChange w:id="185" w:author="Rosen, Jim Matthew (GE Vernova)" w:date="2023-10-23T09:41:00Z">
            <w:trPr>
              <w:trHeight w:val="290"/>
            </w:trPr>
          </w:trPrChange>
        </w:trPr>
        <w:tc>
          <w:tcPr>
            <w:tcW w:w="1292" w:type="dxa"/>
            <w:tcBorders>
              <w:top w:val="nil"/>
              <w:left w:val="single" w:sz="8" w:space="0" w:color="auto"/>
              <w:bottom w:val="single" w:sz="4" w:space="0" w:color="auto"/>
              <w:right w:val="single" w:sz="4" w:space="0" w:color="auto"/>
            </w:tcBorders>
            <w:tcPrChange w:id="186" w:author="Rosen, Jim Matthew (GE Vernova)" w:date="2023-10-23T09:41:00Z">
              <w:tcPr>
                <w:tcW w:w="1140" w:type="dxa"/>
                <w:tcBorders>
                  <w:top w:val="nil"/>
                  <w:left w:val="single" w:sz="8" w:space="0" w:color="auto"/>
                  <w:bottom w:val="single" w:sz="4" w:space="0" w:color="auto"/>
                  <w:right w:val="single" w:sz="4" w:space="0" w:color="auto"/>
                </w:tcBorders>
              </w:tcPr>
            </w:tcPrChange>
          </w:tcPr>
          <w:p w14:paraId="1392C95C" w14:textId="6463ADA6" w:rsidR="00544B9F" w:rsidRPr="00193998" w:rsidRDefault="00544B9F" w:rsidP="00193998">
            <w:pPr>
              <w:spacing w:after="0" w:line="240" w:lineRule="auto"/>
              <w:rPr>
                <w:rFonts w:ascii="GE Inspira Sans" w:eastAsia="Times New Roman" w:hAnsi="GE Inspira Sans" w:cs="Calibri"/>
                <w:color w:val="000000"/>
              </w:rPr>
            </w:pPr>
            <w:ins w:id="187" w:author="Wright, Jennifer (GE Vernova)" w:date="2023-09-25T14:51:00Z">
              <w:r>
                <w:rPr>
                  <w:rFonts w:ascii="GE Inspira Sans" w:eastAsia="Times New Roman" w:hAnsi="GE Inspira Sans" w:cs="Calibri"/>
                  <w:color w:val="000000"/>
                </w:rPr>
                <w:t>Facilities</w:t>
              </w:r>
            </w:ins>
          </w:p>
        </w:tc>
        <w:tc>
          <w:tcPr>
            <w:tcW w:w="2470" w:type="dxa"/>
            <w:tcBorders>
              <w:top w:val="nil"/>
              <w:left w:val="single" w:sz="8" w:space="0" w:color="auto"/>
              <w:bottom w:val="single" w:sz="4" w:space="0" w:color="auto"/>
              <w:right w:val="single" w:sz="4" w:space="0" w:color="auto"/>
            </w:tcBorders>
            <w:shd w:val="clear" w:color="auto" w:fill="auto"/>
            <w:noWrap/>
            <w:vAlign w:val="bottom"/>
            <w:hideMark/>
            <w:tcPrChange w:id="188" w:author="Rosen, Jim Matthew (GE Vernova)" w:date="2023-10-23T09:41:00Z">
              <w:tcPr>
                <w:tcW w:w="2430" w:type="dxa"/>
                <w:tcBorders>
                  <w:top w:val="nil"/>
                  <w:left w:val="single" w:sz="8" w:space="0" w:color="auto"/>
                  <w:bottom w:val="single" w:sz="4" w:space="0" w:color="auto"/>
                  <w:right w:val="single" w:sz="4" w:space="0" w:color="auto"/>
                </w:tcBorders>
                <w:shd w:val="clear" w:color="auto" w:fill="auto"/>
                <w:noWrap/>
                <w:vAlign w:val="bottom"/>
                <w:hideMark/>
              </w:tcPr>
            </w:tcPrChange>
          </w:tcPr>
          <w:p w14:paraId="79216AE9" w14:textId="5D049346"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Steve Urban</w:t>
            </w:r>
          </w:p>
        </w:tc>
        <w:tc>
          <w:tcPr>
            <w:tcW w:w="3023" w:type="dxa"/>
            <w:tcBorders>
              <w:top w:val="nil"/>
              <w:left w:val="nil"/>
              <w:bottom w:val="single" w:sz="4" w:space="0" w:color="auto"/>
              <w:right w:val="single" w:sz="4" w:space="0" w:color="auto"/>
            </w:tcBorders>
            <w:shd w:val="clear" w:color="auto" w:fill="auto"/>
            <w:noWrap/>
            <w:vAlign w:val="bottom"/>
            <w:hideMark/>
            <w:tcPrChange w:id="189" w:author="Rosen, Jim Matthew (GE Vernova)" w:date="2023-10-23T09:41:00Z">
              <w:tcPr>
                <w:tcW w:w="3018" w:type="dxa"/>
                <w:tcBorders>
                  <w:top w:val="nil"/>
                  <w:left w:val="nil"/>
                  <w:bottom w:val="single" w:sz="4" w:space="0" w:color="auto"/>
                  <w:right w:val="single" w:sz="4" w:space="0" w:color="auto"/>
                </w:tcBorders>
                <w:shd w:val="clear" w:color="auto" w:fill="auto"/>
                <w:noWrap/>
                <w:vAlign w:val="bottom"/>
                <w:hideMark/>
              </w:tcPr>
            </w:tcPrChange>
          </w:tcPr>
          <w:p w14:paraId="120F643C"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"mailto:stephen.urban@ge.com"</w:instrText>
            </w:r>
            <w:r>
              <w:fldChar w:fldCharType="separate"/>
            </w:r>
            <w:r w:rsidR="00544B9F" w:rsidRPr="00193998">
              <w:rPr>
                <w:rFonts w:ascii="GE Inspira Sans" w:eastAsia="Times New Roman" w:hAnsi="GE Inspira Sans" w:cs="Calibri"/>
                <w:color w:val="0563C1"/>
                <w:u w:val="single"/>
              </w:rPr>
              <w:t>stephen.urban@ge.com</w:t>
            </w:r>
            <w:r>
              <w:rPr>
                <w:rFonts w:ascii="GE Inspira Sans" w:eastAsia="Times New Roman" w:hAnsi="GE Inspira Sans" w:cs="Calibri"/>
                <w:color w:val="0563C1"/>
                <w:u w:val="single"/>
              </w:rPr>
              <w:fldChar w:fldCharType="end"/>
            </w:r>
          </w:p>
        </w:tc>
        <w:tc>
          <w:tcPr>
            <w:tcW w:w="2007" w:type="dxa"/>
            <w:tcBorders>
              <w:top w:val="nil"/>
              <w:left w:val="nil"/>
              <w:bottom w:val="single" w:sz="4" w:space="0" w:color="auto"/>
              <w:right w:val="single" w:sz="8" w:space="0" w:color="auto"/>
            </w:tcBorders>
            <w:shd w:val="clear" w:color="auto" w:fill="auto"/>
            <w:noWrap/>
            <w:vAlign w:val="bottom"/>
            <w:hideMark/>
            <w:tcPrChange w:id="190" w:author="Rosen, Jim Matthew (GE Vernova)" w:date="2023-10-23T09:41:00Z">
              <w:tcPr>
                <w:tcW w:w="1972" w:type="dxa"/>
                <w:tcBorders>
                  <w:top w:val="nil"/>
                  <w:left w:val="nil"/>
                  <w:bottom w:val="single" w:sz="4" w:space="0" w:color="auto"/>
                  <w:right w:val="single" w:sz="8" w:space="0" w:color="auto"/>
                </w:tcBorders>
                <w:shd w:val="clear" w:color="auto" w:fill="auto"/>
                <w:noWrap/>
                <w:vAlign w:val="bottom"/>
                <w:hideMark/>
              </w:tcPr>
            </w:tcPrChange>
          </w:tcPr>
          <w:p w14:paraId="73850160"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+1 (862) 210 5487</w:t>
            </w:r>
          </w:p>
        </w:tc>
      </w:tr>
      <w:tr w:rsidR="00544B9F" w:rsidRPr="00193998" w14:paraId="2CC84828" w14:textId="77777777" w:rsidTr="00DC5C58">
        <w:trPr>
          <w:trHeight w:val="300"/>
          <w:trPrChange w:id="191" w:author="Rosen, Jim Matthew (GE Vernova)" w:date="2023-10-23T09:41:00Z">
            <w:trPr>
              <w:trHeight w:val="300"/>
            </w:trPr>
          </w:trPrChange>
        </w:trPr>
        <w:tc>
          <w:tcPr>
            <w:tcW w:w="1292" w:type="dxa"/>
            <w:tcBorders>
              <w:top w:val="nil"/>
              <w:left w:val="single" w:sz="8" w:space="0" w:color="auto"/>
              <w:bottom w:val="single" w:sz="8" w:space="0" w:color="auto"/>
              <w:right w:val="single" w:sz="4" w:space="0" w:color="auto"/>
            </w:tcBorders>
            <w:shd w:val="clear" w:color="000000" w:fill="DDEBF7"/>
            <w:tcPrChange w:id="192" w:author="Rosen, Jim Matthew (GE Vernova)" w:date="2023-10-23T09:41:00Z">
              <w:tcPr>
                <w:tcW w:w="1140" w:type="dxa"/>
                <w:tcBorders>
                  <w:top w:val="nil"/>
                  <w:left w:val="single" w:sz="8" w:space="0" w:color="auto"/>
                  <w:bottom w:val="single" w:sz="8" w:space="0" w:color="auto"/>
                  <w:right w:val="single" w:sz="4" w:space="0" w:color="auto"/>
                </w:tcBorders>
                <w:shd w:val="clear" w:color="000000" w:fill="DDEBF7"/>
              </w:tcPr>
            </w:tcPrChange>
          </w:tcPr>
          <w:p w14:paraId="19B519DF" w14:textId="3765AADB" w:rsidR="00544B9F" w:rsidRPr="00193998" w:rsidRDefault="00544B9F" w:rsidP="00193998">
            <w:pPr>
              <w:spacing w:after="0" w:line="240" w:lineRule="auto"/>
              <w:rPr>
                <w:rFonts w:ascii="GE Inspira Sans" w:eastAsia="Times New Roman" w:hAnsi="GE Inspira Sans" w:cs="Calibri"/>
                <w:color w:val="000000"/>
              </w:rPr>
            </w:pPr>
            <w:ins w:id="193" w:author="Wright, Jennifer (GE Vernova)" w:date="2023-09-25T14:51:00Z">
              <w:r>
                <w:rPr>
                  <w:rFonts w:ascii="GE Inspira Sans" w:eastAsia="Times New Roman" w:hAnsi="GE Inspira Sans" w:cs="Calibri"/>
                  <w:color w:val="000000"/>
                </w:rPr>
                <w:t>Facilities</w:t>
              </w:r>
            </w:ins>
          </w:p>
        </w:tc>
        <w:tc>
          <w:tcPr>
            <w:tcW w:w="2470" w:type="dxa"/>
            <w:tcBorders>
              <w:top w:val="nil"/>
              <w:left w:val="single" w:sz="8" w:space="0" w:color="auto"/>
              <w:bottom w:val="single" w:sz="8" w:space="0" w:color="auto"/>
              <w:right w:val="single" w:sz="4" w:space="0" w:color="auto"/>
            </w:tcBorders>
            <w:shd w:val="clear" w:color="000000" w:fill="DDEBF7"/>
            <w:noWrap/>
            <w:vAlign w:val="bottom"/>
            <w:hideMark/>
            <w:tcPrChange w:id="194" w:author="Rosen, Jim Matthew (GE Vernova)" w:date="2023-10-23T09:41:00Z">
              <w:tcPr>
                <w:tcW w:w="2430" w:type="dxa"/>
                <w:tcBorders>
                  <w:top w:val="nil"/>
                  <w:left w:val="single" w:sz="8" w:space="0" w:color="auto"/>
                  <w:bottom w:val="single" w:sz="8" w:space="0" w:color="auto"/>
                  <w:right w:val="single" w:sz="4" w:space="0" w:color="auto"/>
                </w:tcBorders>
                <w:shd w:val="clear" w:color="000000" w:fill="DDEBF7"/>
                <w:noWrap/>
                <w:vAlign w:val="bottom"/>
                <w:hideMark/>
              </w:tcPr>
            </w:tcPrChange>
          </w:tcPr>
          <w:p w14:paraId="2516DCAC" w14:textId="01439B9A"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Yegor Spencer</w:t>
            </w:r>
          </w:p>
        </w:tc>
        <w:tc>
          <w:tcPr>
            <w:tcW w:w="3023" w:type="dxa"/>
            <w:tcBorders>
              <w:top w:val="nil"/>
              <w:left w:val="nil"/>
              <w:bottom w:val="single" w:sz="8" w:space="0" w:color="auto"/>
              <w:right w:val="single" w:sz="4" w:space="0" w:color="auto"/>
            </w:tcBorders>
            <w:shd w:val="clear" w:color="000000" w:fill="DDEBF7"/>
            <w:noWrap/>
            <w:vAlign w:val="bottom"/>
            <w:hideMark/>
            <w:tcPrChange w:id="195" w:author="Rosen, Jim Matthew (GE Vernova)" w:date="2023-10-23T09:41:00Z">
              <w:tcPr>
                <w:tcW w:w="3018" w:type="dxa"/>
                <w:tcBorders>
                  <w:top w:val="nil"/>
                  <w:left w:val="nil"/>
                  <w:bottom w:val="single" w:sz="8" w:space="0" w:color="auto"/>
                  <w:right w:val="single" w:sz="4" w:space="0" w:color="auto"/>
                </w:tcBorders>
                <w:shd w:val="clear" w:color="000000" w:fill="DDEBF7"/>
                <w:noWrap/>
                <w:vAlign w:val="bottom"/>
                <w:hideMark/>
              </w:tcPr>
            </w:tcPrChange>
          </w:tcPr>
          <w:p w14:paraId="791C7B29" w14:textId="77777777" w:rsidR="00544B9F" w:rsidRPr="00193998" w:rsidRDefault="00DC5C58" w:rsidP="00193998">
            <w:pPr>
              <w:spacing w:after="0" w:line="240" w:lineRule="auto"/>
              <w:rPr>
                <w:rFonts w:ascii="GE Inspira Sans" w:eastAsia="Times New Roman" w:hAnsi="GE Inspira Sans" w:cs="Calibri"/>
                <w:color w:val="0563C1"/>
                <w:u w:val="single"/>
              </w:rPr>
            </w:pPr>
            <w:r>
              <w:fldChar w:fldCharType="begin"/>
            </w:r>
            <w:r>
              <w:instrText>HYPERLINK "mailto:Yegor.Spencer@ge.com"</w:instrText>
            </w:r>
            <w:r>
              <w:fldChar w:fldCharType="separate"/>
            </w:r>
            <w:r w:rsidR="00544B9F" w:rsidRPr="00193998">
              <w:rPr>
                <w:rFonts w:ascii="GE Inspira Sans" w:eastAsia="Times New Roman" w:hAnsi="GE Inspira Sans" w:cs="Calibri"/>
                <w:color w:val="0563C1"/>
                <w:u w:val="single"/>
              </w:rPr>
              <w:t>Yegor.Spencer@ge.com</w:t>
            </w:r>
            <w:r>
              <w:rPr>
                <w:rFonts w:ascii="GE Inspira Sans" w:eastAsia="Times New Roman" w:hAnsi="GE Inspira Sans" w:cs="Calibri"/>
                <w:color w:val="0563C1"/>
                <w:u w:val="single"/>
              </w:rPr>
              <w:fldChar w:fldCharType="end"/>
            </w:r>
          </w:p>
        </w:tc>
        <w:tc>
          <w:tcPr>
            <w:tcW w:w="2007" w:type="dxa"/>
            <w:tcBorders>
              <w:top w:val="nil"/>
              <w:left w:val="nil"/>
              <w:bottom w:val="single" w:sz="8" w:space="0" w:color="auto"/>
              <w:right w:val="single" w:sz="8" w:space="0" w:color="auto"/>
            </w:tcBorders>
            <w:shd w:val="clear" w:color="000000" w:fill="DDEBF7"/>
            <w:noWrap/>
            <w:vAlign w:val="bottom"/>
            <w:hideMark/>
            <w:tcPrChange w:id="196" w:author="Rosen, Jim Matthew (GE Vernova)" w:date="2023-10-23T09:41:00Z">
              <w:tcPr>
                <w:tcW w:w="1972" w:type="dxa"/>
                <w:tcBorders>
                  <w:top w:val="nil"/>
                  <w:left w:val="nil"/>
                  <w:bottom w:val="single" w:sz="8" w:space="0" w:color="auto"/>
                  <w:right w:val="single" w:sz="8" w:space="0" w:color="auto"/>
                </w:tcBorders>
                <w:shd w:val="clear" w:color="000000" w:fill="DDEBF7"/>
                <w:noWrap/>
                <w:vAlign w:val="bottom"/>
                <w:hideMark/>
              </w:tcPr>
            </w:tcPrChange>
          </w:tcPr>
          <w:p w14:paraId="54ADDB70" w14:textId="77777777" w:rsidR="00544B9F" w:rsidRPr="00193998" w:rsidRDefault="00544B9F" w:rsidP="00193998">
            <w:pPr>
              <w:spacing w:after="0" w:line="240" w:lineRule="auto"/>
              <w:rPr>
                <w:rFonts w:ascii="GE Inspira Sans" w:eastAsia="Times New Roman" w:hAnsi="GE Inspira Sans" w:cs="Calibri"/>
                <w:color w:val="000000"/>
              </w:rPr>
            </w:pPr>
            <w:r w:rsidRPr="00193998">
              <w:rPr>
                <w:rFonts w:ascii="GE Inspira Sans" w:eastAsia="Times New Roman" w:hAnsi="GE Inspira Sans" w:cs="Calibri"/>
                <w:color w:val="000000"/>
              </w:rPr>
              <w:t>+1 (409) 766 0179</w:t>
            </w:r>
          </w:p>
        </w:tc>
      </w:tr>
    </w:tbl>
    <w:p w14:paraId="52CE6D99" w14:textId="3F43597B" w:rsidR="00EE412B" w:rsidRDefault="009E717B" w:rsidP="00F91EF9">
      <w:r>
        <w:lastRenderedPageBreak/>
        <w:tab/>
      </w:r>
      <w:r>
        <w:tab/>
      </w:r>
      <w:r w:rsidRPr="009E717B">
        <w:rPr>
          <w:color w:val="FF0000"/>
        </w:rPr>
        <w:t>*For Urgent issues, contact via phone number (call or Text)</w:t>
      </w:r>
    </w:p>
    <w:p w14:paraId="5B696C9F" w14:textId="3D9C3258" w:rsidR="002D572D" w:rsidRPr="002D572D" w:rsidRDefault="00E05845" w:rsidP="002D572D">
      <w:r>
        <w:rPr>
          <w:rFonts w:ascii="GE Inspira" w:hAnsi="GE Inspira"/>
          <w:b/>
          <w:noProof/>
          <w:color w:val="FF0000"/>
          <w:sz w:val="24"/>
        </w:rPr>
        <w:lastRenderedPageBreak/>
        <mc:AlternateContent>
          <mc:Choice Requires="wps">
            <w:drawing>
              <wp:anchor distT="0" distB="0" distL="114300" distR="114300" simplePos="0" relativeHeight="251669504" behindDoc="0" locked="0" layoutInCell="1" allowOverlap="1" wp14:anchorId="564CD10F" wp14:editId="611BE9B9">
                <wp:simplePos x="0" y="0"/>
                <wp:positionH relativeFrom="column">
                  <wp:posOffset>2162175</wp:posOffset>
                </wp:positionH>
                <wp:positionV relativeFrom="paragraph">
                  <wp:posOffset>6877050</wp:posOffset>
                </wp:positionV>
                <wp:extent cx="571500" cy="533400"/>
                <wp:effectExtent l="0" t="0" r="19050" b="19050"/>
                <wp:wrapNone/>
                <wp:docPr id="29" name="Rectangle 29"/>
                <wp:cNvGraphicFramePr/>
                <a:graphic xmlns:a="http://schemas.openxmlformats.org/drawingml/2006/main">
                  <a:graphicData uri="http://schemas.microsoft.com/office/word/2010/wordprocessingShape">
                    <wps:wsp>
                      <wps:cNvSpPr/>
                      <wps:spPr>
                        <a:xfrm>
                          <a:off x="0" y="0"/>
                          <a:ext cx="571500" cy="533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B16AB3" id="Rectangle 29" o:spid="_x0000_s1026" style="position:absolute;margin-left:170.25pt;margin-top:541.5pt;width:45pt;height:42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" filled="f" strokecolor="#243f60 [1604]" strokeweight="2pt"/>
            </w:pict>
          </mc:Fallback>
        </mc:AlternateContent>
      </w:r>
      <w:r>
        <w:rPr>
          <w:rFonts w:ascii="GE Inspira" w:hAnsi="GE Inspira"/>
          <w:b/>
          <w:noProof/>
          <w:color w:val="FF0000"/>
          <w:sz w:val="24"/>
        </w:rPr>
        <mc:AlternateContent>
          <mc:Choice Requires="wps">
            <w:drawing>
              <wp:anchor distT="0" distB="0" distL="114300" distR="114300" simplePos="0" relativeHeight="251668991" behindDoc="0" locked="0" layoutInCell="1" allowOverlap="1" wp14:anchorId="496CB140" wp14:editId="097926F9">
                <wp:simplePos x="0" y="0"/>
                <wp:positionH relativeFrom="column">
                  <wp:posOffset>2105026</wp:posOffset>
                </wp:positionH>
                <wp:positionV relativeFrom="paragraph">
                  <wp:posOffset>6905625</wp:posOffset>
                </wp:positionV>
                <wp:extent cx="762000" cy="504825"/>
                <wp:effectExtent l="0" t="0" r="0" b="9525"/>
                <wp:wrapNone/>
                <wp:docPr id="30" name="Text Box 30"/>
                <wp:cNvGraphicFramePr/>
                <a:graphic xmlns:a="http://schemas.openxmlformats.org/drawingml/2006/main">
                  <a:graphicData uri="http://schemas.microsoft.com/office/word/2010/wordprocessingShape">
                    <wps:wsp>
                      <wps:cNvSpPr txBox="1"/>
                      <wps:spPr>
                        <a:xfrm>
                          <a:off x="0" y="0"/>
                          <a:ext cx="762000" cy="504825"/>
                        </a:xfrm>
                        <a:prstGeom prst="rect">
                          <a:avLst/>
                        </a:prstGeom>
                        <a:solidFill>
                          <a:schemeClr val="lt1"/>
                        </a:solidFill>
                        <a:ln w="6350">
                          <a:noFill/>
                        </a:ln>
                      </wps:spPr>
                      <wps:txbx>
                        <w:txbxContent>
                          <w:p w14:paraId="1C58D846" w14:textId="7C002991" w:rsidR="00E05845" w:rsidRDefault="00E05845">
                            <w:r>
                              <w:t>Smoking 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6CB140" id="_x0000_t202" coordsize="21600,21600" o:spt="202" path="m,l,21600r21600,l21600,xe">
                <v:stroke joinstyle="miter"/>
                <v:path gradientshapeok="t" o:connecttype="rect"/>
              </v:shapetype>
              <v:shape id="Text Box 30" o:spid="_x0000_s1026" type="#_x0000_t202" style="position:absolute;margin-left:165.75pt;margin-top:543.75pt;width:60pt;height:39.75pt;z-index:2516689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" fillcolor="white [3201]" stroked="f" strokeweight=".5pt">
                <v:textbox>
                  <w:txbxContent>
                    <w:p w14:paraId="1C58D846" w14:textId="7C002991" w:rsidR="00E05845" w:rsidRDefault="00E05845">
                      <w:r>
                        <w:t>Smoking Area</w:t>
                      </w:r>
                    </w:p>
                  </w:txbxContent>
                </v:textbox>
              </v:shape>
            </w:pict>
          </mc:Fallback>
        </mc:AlternateContent>
      </w:r>
      <w:r>
        <w:rPr>
          <w:rFonts w:ascii="GE Inspira" w:hAnsi="GE Inspira"/>
          <w:b/>
          <w:noProof/>
          <w:color w:val="FF0000"/>
          <w:sz w:val="24"/>
        </w:rPr>
        <mc:AlternateContent>
          <mc:Choice Requires="wps">
            <w:drawing>
              <wp:anchor distT="0" distB="0" distL="114300" distR="114300" simplePos="0" relativeHeight="251667967" behindDoc="0" locked="0" layoutInCell="1" allowOverlap="1" wp14:anchorId="2A804CF8" wp14:editId="3E3F6E55">
                <wp:simplePos x="0" y="0"/>
                <wp:positionH relativeFrom="column">
                  <wp:posOffset>5047615</wp:posOffset>
                </wp:positionH>
                <wp:positionV relativeFrom="paragraph">
                  <wp:posOffset>3543300</wp:posOffset>
                </wp:positionV>
                <wp:extent cx="790575" cy="276225"/>
                <wp:effectExtent l="0" t="0" r="9525" b="9525"/>
                <wp:wrapNone/>
                <wp:docPr id="28" name="Text Box 28"/>
                <wp:cNvGraphicFramePr/>
                <a:graphic xmlns:a="http://schemas.openxmlformats.org/drawingml/2006/main">
                  <a:graphicData uri="http://schemas.microsoft.com/office/word/2010/wordprocessingShape">
                    <wps:wsp>
                      <wps:cNvSpPr txBox="1"/>
                      <wps:spPr>
                        <a:xfrm>
                          <a:off x="0" y="0"/>
                          <a:ext cx="790575" cy="276225"/>
                        </a:xfrm>
                        <a:prstGeom prst="rect">
                          <a:avLst/>
                        </a:prstGeom>
                        <a:solidFill>
                          <a:schemeClr val="lt1"/>
                        </a:solidFill>
                        <a:ln w="6350">
                          <a:noFill/>
                        </a:ln>
                      </wps:spPr>
                      <wps:txbx>
                        <w:txbxContent>
                          <w:p w14:paraId="32F8ED42" w14:textId="071AD819" w:rsidR="00E05845" w:rsidRDefault="00E05845">
                            <w:r>
                              <w:t>Dumpster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04CF8" id="Text Box 28" o:spid="_x0000_s1027" type="#_x0000_t202" style="position:absolute;margin-left:397.45pt;margin-top:279pt;width:62.25pt;height:21.75pt;z-index:2516679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" fillcolor="white [3201]" stroked="f" strokeweight=".5pt">
                <v:textbox>
                  <w:txbxContent>
                    <w:p w14:paraId="32F8ED42" w14:textId="071AD819" w:rsidR="00E05845" w:rsidRDefault="00E05845">
                      <w:r>
                        <w:t>Dumpster</w:t>
                      </w:r>
                    </w:p>
                  </w:txbxContent>
                </v:textbox>
              </v:shape>
            </w:pict>
          </mc:Fallback>
        </mc:AlternateContent>
      </w:r>
      <w:r>
        <w:rPr>
          <w:rFonts w:ascii="GE Inspira" w:hAnsi="GE Inspira"/>
          <w:b/>
          <w:noProof/>
          <w:color w:val="FF0000"/>
          <w:sz w:val="24"/>
        </w:rPr>
        <mc:AlternateContent>
          <mc:Choice Requires="wps">
            <w:drawing>
              <wp:anchor distT="0" distB="0" distL="114300" distR="114300" simplePos="0" relativeHeight="251668480" behindDoc="0" locked="0" layoutInCell="1" allowOverlap="1" wp14:anchorId="221C3187" wp14:editId="176DA456">
                <wp:simplePos x="0" y="0"/>
                <wp:positionH relativeFrom="column">
                  <wp:posOffset>4857750</wp:posOffset>
                </wp:positionH>
                <wp:positionV relativeFrom="paragraph">
                  <wp:posOffset>3543300</wp:posOffset>
                </wp:positionV>
                <wp:extent cx="257175" cy="228600"/>
                <wp:effectExtent l="0" t="0" r="28575" b="19050"/>
                <wp:wrapNone/>
                <wp:docPr id="27" name="Rectangle 27"/>
                <wp:cNvGraphicFramePr/>
                <a:graphic xmlns:a="http://schemas.openxmlformats.org/drawingml/2006/main">
                  <a:graphicData uri="http://schemas.microsoft.com/office/word/2010/wordprocessingShape">
                    <wps:wsp>
                      <wps:cNvSpPr/>
                      <wps:spPr>
                        <a:xfrm>
                          <a:off x="0" y="0"/>
                          <a:ext cx="257175" cy="2286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7C216A" id="Rectangle 27" o:spid="_x0000_s1026" style="position:absolute;margin-left:382.5pt;margin-top:279pt;width:20.25pt;height:1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" fillcolor="#9bbb59 [3206]" strokecolor="#4e6128 [1606]" strokeweight="2pt"/>
            </w:pict>
          </mc:Fallback>
        </mc:AlternateContent>
      </w:r>
      <w:r w:rsidR="002D572D">
        <w:rPr>
          <w:rFonts w:ascii="GE Inspira" w:hAnsi="GE Inspira"/>
          <w:b/>
          <w:noProof/>
          <w:color w:val="FF0000"/>
          <w:sz w:val="24"/>
        </w:rPr>
        <w:drawing>
          <wp:inline distT="0" distB="0" distL="0" distR="0" wp14:anchorId="59B4040E" wp14:editId="6A0C6B58">
            <wp:extent cx="6931486" cy="8859795"/>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4BEFE.tmp"/>
                    <pic:cNvPicPr/>
                  </pic:nvPicPr>
                  <pic:blipFill rotWithShape="1">
                    <a:blip r:embed="rId38">
                      <a:extLst>
                        <a:ext uri="{28A0092B-C50C-407E-A947-70E740481C1C}">
                          <a14:useLocalDpi xmlns:a14="http://schemas.microsoft.com/office/drawing/2010/main" val="0"/>
                        </a:ext>
                      </a:extLst>
                    </a:blip>
                    <a:srcRect l="2070"/>
                    <a:stretch/>
                  </pic:blipFill>
                  <pic:spPr bwMode="auto">
                    <a:xfrm>
                      <a:off x="0" y="0"/>
                      <a:ext cx="6957451" cy="8892983"/>
                    </a:xfrm>
                    <a:prstGeom prst="rect">
                      <a:avLst/>
                    </a:prstGeom>
                    <a:ln>
                      <a:noFill/>
                    </a:ln>
                    <a:extLst>
                      <a:ext uri="{53640926-AAD7-44D8-BBD7-CCE9431645EC}">
                        <a14:shadowObscured xmlns:a14="http://schemas.microsoft.com/office/drawing/2010/main"/>
                      </a:ext>
                    </a:extLst>
                  </pic:spPr>
                </pic:pic>
              </a:graphicData>
            </a:graphic>
          </wp:inline>
        </w:drawing>
      </w:r>
    </w:p>
    <w:tbl>
      <w:tblPr>
        <w:tblW w:w="11424" w:type="dxa"/>
        <w:tblLook w:val="04A0" w:firstRow="1" w:lastRow="0" w:firstColumn="1" w:lastColumn="0" w:noHBand="0" w:noVBand="1"/>
      </w:tblPr>
      <w:tblGrid>
        <w:gridCol w:w="8010"/>
        <w:gridCol w:w="3414"/>
      </w:tblGrid>
      <w:tr w:rsidR="00207A1D" w:rsidRPr="00207A1D" w14:paraId="17343601" w14:textId="77777777" w:rsidTr="00207A1D">
        <w:trPr>
          <w:trHeight w:val="510"/>
        </w:trPr>
        <w:tc>
          <w:tcPr>
            <w:tcW w:w="8010" w:type="dxa"/>
            <w:tcBorders>
              <w:top w:val="nil"/>
              <w:left w:val="nil"/>
              <w:bottom w:val="nil"/>
              <w:right w:val="nil"/>
            </w:tcBorders>
            <w:shd w:val="clear" w:color="auto" w:fill="auto"/>
            <w:noWrap/>
            <w:vAlign w:val="center"/>
            <w:hideMark/>
          </w:tcPr>
          <w:p w14:paraId="6751E150" w14:textId="77777777" w:rsidR="00207A1D" w:rsidRPr="00207A1D" w:rsidRDefault="00207A1D" w:rsidP="00207A1D">
            <w:pPr>
              <w:spacing w:after="0" w:line="240" w:lineRule="auto"/>
              <w:rPr>
                <w:rFonts w:ascii="GE Inspira" w:eastAsia="Times New Roman" w:hAnsi="GE Inspira" w:cs="Calibri"/>
                <w:b/>
                <w:bCs/>
                <w:color w:val="365F91"/>
                <w:sz w:val="40"/>
                <w:szCs w:val="40"/>
                <w:u w:val="single"/>
              </w:rPr>
            </w:pPr>
            <w:bookmarkStart w:id="197" w:name="RANGE!A1"/>
            <w:bookmarkEnd w:id="3"/>
            <w:r w:rsidRPr="00207A1D">
              <w:rPr>
                <w:rFonts w:ascii="GE Inspira" w:eastAsia="Times New Roman" w:hAnsi="GE Inspira" w:cs="Calibri"/>
                <w:b/>
                <w:bCs/>
                <w:color w:val="365F91"/>
                <w:sz w:val="40"/>
                <w:szCs w:val="28"/>
                <w:u w:val="single"/>
              </w:rPr>
              <w:lastRenderedPageBreak/>
              <w:t>Key Contacts - Training</w:t>
            </w:r>
            <w:bookmarkEnd w:id="197"/>
          </w:p>
        </w:tc>
        <w:tc>
          <w:tcPr>
            <w:tcW w:w="3414" w:type="dxa"/>
            <w:tcBorders>
              <w:top w:val="nil"/>
              <w:left w:val="nil"/>
              <w:bottom w:val="nil"/>
              <w:right w:val="nil"/>
            </w:tcBorders>
            <w:shd w:val="clear" w:color="auto" w:fill="auto"/>
            <w:noWrap/>
            <w:vAlign w:val="bottom"/>
            <w:hideMark/>
          </w:tcPr>
          <w:p w14:paraId="4B3DA6C8" w14:textId="77777777" w:rsidR="00207A1D" w:rsidRPr="00207A1D" w:rsidRDefault="00207A1D" w:rsidP="00207A1D">
            <w:pPr>
              <w:spacing w:after="0" w:line="240" w:lineRule="auto"/>
              <w:rPr>
                <w:rFonts w:ascii="GE Inspira" w:eastAsia="Times New Roman" w:hAnsi="GE Inspira" w:cs="Calibri"/>
                <w:b/>
                <w:bCs/>
                <w:color w:val="365F91"/>
                <w:sz w:val="40"/>
                <w:szCs w:val="40"/>
                <w:u w:val="single"/>
              </w:rPr>
            </w:pPr>
          </w:p>
        </w:tc>
      </w:tr>
      <w:tr w:rsidR="00207A1D" w:rsidRPr="00207A1D" w14:paraId="72D00046" w14:textId="77777777" w:rsidTr="00207A1D">
        <w:trPr>
          <w:trHeight w:val="310"/>
        </w:trPr>
        <w:tc>
          <w:tcPr>
            <w:tcW w:w="8010" w:type="dxa"/>
            <w:tcBorders>
              <w:top w:val="nil"/>
              <w:left w:val="nil"/>
              <w:bottom w:val="nil"/>
              <w:right w:val="nil"/>
            </w:tcBorders>
            <w:shd w:val="clear" w:color="auto" w:fill="auto"/>
            <w:noWrap/>
            <w:vAlign w:val="center"/>
            <w:hideMark/>
          </w:tcPr>
          <w:p w14:paraId="490874B1" w14:textId="77777777" w:rsidR="00207A1D" w:rsidRPr="00207A1D" w:rsidRDefault="00207A1D" w:rsidP="00207A1D">
            <w:pPr>
              <w:spacing w:after="0" w:line="240" w:lineRule="auto"/>
              <w:rPr>
                <w:rFonts w:ascii="GE Inspira" w:eastAsia="Times New Roman" w:hAnsi="GE Inspira" w:cs="Calibri"/>
                <w:b/>
                <w:bCs/>
                <w:color w:val="1F497D"/>
                <w:sz w:val="24"/>
                <w:szCs w:val="24"/>
              </w:rPr>
            </w:pPr>
            <w:r w:rsidRPr="00207A1D">
              <w:rPr>
                <w:rFonts w:ascii="GE Inspira" w:eastAsia="Times New Roman" w:hAnsi="GE Inspira" w:cs="Calibri"/>
                <w:b/>
                <w:bCs/>
                <w:color w:val="1F497D"/>
                <w:sz w:val="24"/>
                <w:szCs w:val="24"/>
              </w:rPr>
              <w:t>Training Delivery Manager - Jim Rosen</w:t>
            </w:r>
          </w:p>
        </w:tc>
        <w:tc>
          <w:tcPr>
            <w:tcW w:w="3414" w:type="dxa"/>
            <w:tcBorders>
              <w:top w:val="nil"/>
              <w:left w:val="nil"/>
              <w:bottom w:val="nil"/>
              <w:right w:val="nil"/>
            </w:tcBorders>
            <w:shd w:val="clear" w:color="auto" w:fill="auto"/>
            <w:noWrap/>
            <w:vAlign w:val="bottom"/>
            <w:hideMark/>
          </w:tcPr>
          <w:p w14:paraId="64718A35" w14:textId="77777777" w:rsidR="00207A1D" w:rsidRPr="00207A1D" w:rsidRDefault="00207A1D" w:rsidP="00207A1D">
            <w:pPr>
              <w:spacing w:after="0" w:line="240" w:lineRule="auto"/>
              <w:rPr>
                <w:rFonts w:ascii="GE Inspira" w:eastAsia="Times New Roman" w:hAnsi="GE Inspira" w:cs="Calibri"/>
                <w:b/>
                <w:bCs/>
                <w:color w:val="1F4E78"/>
                <w:sz w:val="24"/>
                <w:szCs w:val="24"/>
              </w:rPr>
            </w:pPr>
            <w:r w:rsidRPr="00207A1D">
              <w:rPr>
                <w:rFonts w:ascii="GE Inspira" w:eastAsia="Times New Roman" w:hAnsi="GE Inspira" w:cs="Calibri"/>
                <w:b/>
                <w:bCs/>
                <w:color w:val="1F4E78"/>
                <w:sz w:val="24"/>
                <w:szCs w:val="24"/>
              </w:rPr>
              <w:t>(832) 714 2496</w:t>
            </w:r>
          </w:p>
        </w:tc>
      </w:tr>
      <w:tr w:rsidR="00207A1D" w:rsidRPr="00207A1D" w14:paraId="5C9590B8" w14:textId="77777777" w:rsidTr="00207A1D">
        <w:trPr>
          <w:trHeight w:val="310"/>
        </w:trPr>
        <w:tc>
          <w:tcPr>
            <w:tcW w:w="8010" w:type="dxa"/>
            <w:tcBorders>
              <w:top w:val="nil"/>
              <w:left w:val="nil"/>
              <w:bottom w:val="nil"/>
              <w:right w:val="nil"/>
            </w:tcBorders>
            <w:shd w:val="clear" w:color="auto" w:fill="auto"/>
            <w:noWrap/>
            <w:vAlign w:val="center"/>
            <w:hideMark/>
          </w:tcPr>
          <w:p w14:paraId="30A76249" w14:textId="77777777" w:rsidR="00207A1D" w:rsidRPr="00207A1D" w:rsidRDefault="00207A1D" w:rsidP="00207A1D">
            <w:pPr>
              <w:spacing w:after="0" w:line="240" w:lineRule="auto"/>
              <w:rPr>
                <w:rFonts w:ascii="GE Inspira" w:eastAsia="Times New Roman" w:hAnsi="GE Inspira" w:cs="Calibri"/>
                <w:b/>
                <w:bCs/>
                <w:color w:val="1F497D"/>
                <w:sz w:val="24"/>
                <w:szCs w:val="24"/>
                <w:u w:val="single"/>
              </w:rPr>
            </w:pPr>
            <w:r w:rsidRPr="00207A1D">
              <w:rPr>
                <w:rFonts w:ascii="GE Inspira" w:eastAsia="Times New Roman" w:hAnsi="GE Inspira" w:cs="Calibri"/>
                <w:b/>
                <w:bCs/>
                <w:color w:val="1F497D" w:themeColor="text2"/>
                <w:sz w:val="24"/>
                <w:szCs w:val="24"/>
                <w:u w:val="single"/>
              </w:rPr>
              <w:t>Controls</w:t>
            </w:r>
          </w:p>
        </w:tc>
        <w:tc>
          <w:tcPr>
            <w:tcW w:w="3414" w:type="dxa"/>
            <w:tcBorders>
              <w:top w:val="nil"/>
              <w:left w:val="nil"/>
              <w:bottom w:val="nil"/>
              <w:right w:val="nil"/>
            </w:tcBorders>
            <w:shd w:val="clear" w:color="auto" w:fill="auto"/>
            <w:noWrap/>
            <w:vAlign w:val="bottom"/>
            <w:hideMark/>
          </w:tcPr>
          <w:p w14:paraId="207250E1" w14:textId="77777777" w:rsidR="00207A1D" w:rsidRPr="00207A1D" w:rsidRDefault="00207A1D" w:rsidP="00207A1D">
            <w:pPr>
              <w:spacing w:after="0" w:line="240" w:lineRule="auto"/>
              <w:rPr>
                <w:rFonts w:ascii="GE Inspira" w:eastAsia="Times New Roman" w:hAnsi="GE Inspira" w:cs="Calibri"/>
                <w:b/>
                <w:bCs/>
                <w:color w:val="1F497D"/>
                <w:sz w:val="24"/>
                <w:szCs w:val="24"/>
                <w:u w:val="single"/>
              </w:rPr>
            </w:pPr>
          </w:p>
        </w:tc>
      </w:tr>
      <w:tr w:rsidR="00207A1D" w:rsidRPr="00207A1D" w14:paraId="423E85DE" w14:textId="77777777" w:rsidTr="00207A1D">
        <w:trPr>
          <w:trHeight w:val="310"/>
        </w:trPr>
        <w:tc>
          <w:tcPr>
            <w:tcW w:w="8010" w:type="dxa"/>
            <w:tcBorders>
              <w:top w:val="nil"/>
              <w:left w:val="nil"/>
              <w:bottom w:val="nil"/>
              <w:right w:val="nil"/>
            </w:tcBorders>
            <w:shd w:val="clear" w:color="auto" w:fill="auto"/>
            <w:noWrap/>
            <w:vAlign w:val="center"/>
            <w:hideMark/>
          </w:tcPr>
          <w:p w14:paraId="70DDB988" w14:textId="34FE886F" w:rsidR="00207A1D" w:rsidRPr="00207A1D" w:rsidRDefault="00207A1D" w:rsidP="00207A1D">
            <w:pPr>
              <w:spacing w:after="0" w:line="240" w:lineRule="auto"/>
              <w:rPr>
                <w:rFonts w:ascii="GE Inspira" w:eastAsia="Times New Roman" w:hAnsi="GE Inspira" w:cs="Calibri"/>
                <w:color w:val="1F497D"/>
                <w:sz w:val="24"/>
                <w:szCs w:val="24"/>
              </w:rPr>
            </w:pPr>
            <w:r w:rsidRPr="00207A1D">
              <w:rPr>
                <w:rFonts w:ascii="GE Inspira" w:eastAsia="Times New Roman" w:hAnsi="GE Inspira" w:cs="Calibri"/>
                <w:color w:val="1F497D" w:themeColor="text2"/>
                <w:sz w:val="24"/>
                <w:szCs w:val="24"/>
              </w:rPr>
              <w:t xml:space="preserve">Product Line Lead – </w:t>
            </w:r>
            <w:del w:id="198" w:author="Rosen, Jim Matthew (GE Vernova)" w:date="2023-10-23T09:43:00Z">
              <w:r w:rsidRPr="00207A1D" w:rsidDel="00DC5C58">
                <w:rPr>
                  <w:rFonts w:ascii="GE Inspira" w:eastAsia="Times New Roman" w:hAnsi="GE Inspira" w:cs="Calibri"/>
                  <w:color w:val="1F497D" w:themeColor="text2"/>
                  <w:sz w:val="24"/>
                  <w:szCs w:val="24"/>
                </w:rPr>
                <w:delText>Greg Walker</w:delText>
              </w:r>
            </w:del>
            <w:ins w:id="199" w:author="Rosen, Jim Matthew (GE Vernova)" w:date="2023-10-23T09:43:00Z">
              <w:r w:rsidR="00DC5C58">
                <w:rPr>
                  <w:rFonts w:ascii="GE Inspira" w:eastAsia="Times New Roman" w:hAnsi="GE Inspira" w:cs="Calibri"/>
                  <w:color w:val="1F497D" w:themeColor="text2"/>
                  <w:sz w:val="24"/>
                  <w:szCs w:val="24"/>
                </w:rPr>
                <w:t>Mohammed Nizami</w:t>
              </w:r>
            </w:ins>
          </w:p>
        </w:tc>
        <w:tc>
          <w:tcPr>
            <w:tcW w:w="3414" w:type="dxa"/>
            <w:tcBorders>
              <w:top w:val="nil"/>
              <w:left w:val="nil"/>
              <w:bottom w:val="nil"/>
              <w:right w:val="nil"/>
            </w:tcBorders>
            <w:shd w:val="clear" w:color="auto" w:fill="auto"/>
            <w:noWrap/>
            <w:vAlign w:val="bottom"/>
            <w:hideMark/>
          </w:tcPr>
          <w:p w14:paraId="05239CAF" w14:textId="064962DB" w:rsidR="00207A1D" w:rsidRPr="00207A1D" w:rsidRDefault="00DC5C58" w:rsidP="00207A1D">
            <w:pPr>
              <w:spacing w:after="0" w:line="240" w:lineRule="auto"/>
              <w:rPr>
                <w:rFonts w:ascii="GE Inspira" w:eastAsia="Times New Roman" w:hAnsi="GE Inspira" w:cs="Calibri"/>
                <w:color w:val="1F4E78"/>
                <w:sz w:val="24"/>
                <w:szCs w:val="24"/>
              </w:rPr>
            </w:pPr>
            <w:ins w:id="200" w:author="Rosen, Jim Matthew (GE Vernova)" w:date="2023-10-23T09:43:00Z">
              <w:r w:rsidRPr="00DC5C58">
                <w:rPr>
                  <w:rFonts w:ascii="GE Inspira" w:eastAsia="Times New Roman" w:hAnsi="GE Inspira" w:cs="Calibri"/>
                  <w:color w:val="1F4E78"/>
                  <w:sz w:val="24"/>
                  <w:szCs w:val="24"/>
                </w:rPr>
                <w:t>(281) 7442541</w:t>
              </w:r>
            </w:ins>
            <w:del w:id="201" w:author="Rosen, Jim Matthew (GE Vernova)" w:date="2023-10-23T09:43:00Z">
              <w:r w:rsidR="00207A1D" w:rsidRPr="00207A1D" w:rsidDel="00DC5C58">
                <w:rPr>
                  <w:rFonts w:ascii="GE Inspira" w:eastAsia="Times New Roman" w:hAnsi="GE Inspira" w:cs="Calibri"/>
                  <w:color w:val="1F4E78"/>
                  <w:sz w:val="24"/>
                  <w:szCs w:val="24"/>
                </w:rPr>
                <w:delText>(936) 520 0397</w:delText>
              </w:r>
            </w:del>
          </w:p>
        </w:tc>
      </w:tr>
      <w:tr w:rsidR="00207A1D" w:rsidRPr="00207A1D" w14:paraId="7E5F2D04" w14:textId="77777777" w:rsidTr="00207A1D">
        <w:trPr>
          <w:trHeight w:val="310"/>
        </w:trPr>
        <w:tc>
          <w:tcPr>
            <w:tcW w:w="8010" w:type="dxa"/>
            <w:tcBorders>
              <w:top w:val="nil"/>
              <w:left w:val="nil"/>
              <w:bottom w:val="nil"/>
              <w:right w:val="nil"/>
            </w:tcBorders>
            <w:shd w:val="clear" w:color="auto" w:fill="auto"/>
            <w:noWrap/>
            <w:vAlign w:val="center"/>
            <w:hideMark/>
          </w:tcPr>
          <w:p w14:paraId="73A27A80"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themeColor="text2"/>
                <w:sz w:val="24"/>
                <w:szCs w:val="24"/>
              </w:rPr>
              <w:t>Jim Lin</w:t>
            </w:r>
          </w:p>
        </w:tc>
        <w:tc>
          <w:tcPr>
            <w:tcW w:w="3414" w:type="dxa"/>
            <w:tcBorders>
              <w:top w:val="nil"/>
              <w:left w:val="nil"/>
              <w:bottom w:val="nil"/>
              <w:right w:val="nil"/>
            </w:tcBorders>
            <w:shd w:val="clear" w:color="auto" w:fill="auto"/>
            <w:noWrap/>
            <w:vAlign w:val="bottom"/>
            <w:hideMark/>
          </w:tcPr>
          <w:p w14:paraId="3B426D12"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(281) 254 1472</w:t>
            </w:r>
          </w:p>
        </w:tc>
      </w:tr>
      <w:tr w:rsidR="00207A1D" w:rsidRPr="00207A1D" w14:paraId="4E97B32D" w14:textId="77777777" w:rsidTr="00207A1D">
        <w:trPr>
          <w:trHeight w:val="310"/>
        </w:trPr>
        <w:tc>
          <w:tcPr>
            <w:tcW w:w="8010" w:type="dxa"/>
            <w:tcBorders>
              <w:top w:val="nil"/>
              <w:left w:val="nil"/>
              <w:bottom w:val="nil"/>
              <w:right w:val="nil"/>
            </w:tcBorders>
            <w:shd w:val="clear" w:color="auto" w:fill="auto"/>
            <w:noWrap/>
            <w:vAlign w:val="center"/>
            <w:hideMark/>
          </w:tcPr>
          <w:p w14:paraId="244EFEB9"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themeColor="text2"/>
                <w:sz w:val="24"/>
                <w:szCs w:val="24"/>
              </w:rPr>
              <w:t>John Doss</w:t>
            </w:r>
          </w:p>
        </w:tc>
        <w:tc>
          <w:tcPr>
            <w:tcW w:w="3414" w:type="dxa"/>
            <w:tcBorders>
              <w:top w:val="nil"/>
              <w:left w:val="nil"/>
              <w:bottom w:val="nil"/>
              <w:right w:val="nil"/>
            </w:tcBorders>
            <w:shd w:val="clear" w:color="auto" w:fill="auto"/>
            <w:noWrap/>
            <w:vAlign w:val="bottom"/>
            <w:hideMark/>
          </w:tcPr>
          <w:p w14:paraId="058EB3E3"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(281) 384 0888</w:t>
            </w:r>
          </w:p>
        </w:tc>
      </w:tr>
      <w:tr w:rsidR="00207A1D" w:rsidRPr="00207A1D" w14:paraId="13260E7A" w14:textId="77777777" w:rsidTr="00207A1D">
        <w:trPr>
          <w:trHeight w:val="310"/>
        </w:trPr>
        <w:tc>
          <w:tcPr>
            <w:tcW w:w="8010" w:type="dxa"/>
            <w:tcBorders>
              <w:top w:val="nil"/>
              <w:left w:val="nil"/>
              <w:bottom w:val="nil"/>
              <w:right w:val="nil"/>
            </w:tcBorders>
            <w:shd w:val="clear" w:color="auto" w:fill="auto"/>
            <w:noWrap/>
            <w:vAlign w:val="center"/>
            <w:hideMark/>
          </w:tcPr>
          <w:p w14:paraId="2CC1A987" w14:textId="77777777" w:rsidR="00207A1D" w:rsidRPr="00207A1D" w:rsidRDefault="00207A1D" w:rsidP="00207A1D">
            <w:pPr>
              <w:spacing w:after="0" w:line="240" w:lineRule="auto"/>
              <w:rPr>
                <w:rFonts w:ascii="GE Inspira" w:eastAsia="Times New Roman" w:hAnsi="GE Inspira" w:cs="Calibri"/>
                <w:b/>
                <w:bCs/>
                <w:color w:val="1F497D"/>
                <w:sz w:val="24"/>
                <w:szCs w:val="24"/>
                <w:u w:val="single"/>
              </w:rPr>
            </w:pPr>
            <w:r w:rsidRPr="00207A1D">
              <w:rPr>
                <w:rFonts w:ascii="GE Inspira" w:eastAsia="Times New Roman" w:hAnsi="GE Inspira" w:cs="Calibri"/>
                <w:b/>
                <w:bCs/>
                <w:color w:val="1F497D" w:themeColor="text2"/>
                <w:sz w:val="24"/>
                <w:szCs w:val="24"/>
                <w:u w:val="single"/>
              </w:rPr>
              <w:t>Gas Turbine</w:t>
            </w:r>
          </w:p>
        </w:tc>
        <w:tc>
          <w:tcPr>
            <w:tcW w:w="3414" w:type="dxa"/>
            <w:tcBorders>
              <w:top w:val="nil"/>
              <w:left w:val="nil"/>
              <w:bottom w:val="nil"/>
              <w:right w:val="nil"/>
            </w:tcBorders>
            <w:shd w:val="clear" w:color="auto" w:fill="auto"/>
            <w:noWrap/>
            <w:vAlign w:val="bottom"/>
            <w:hideMark/>
          </w:tcPr>
          <w:p w14:paraId="1C917444" w14:textId="77777777" w:rsidR="00207A1D" w:rsidRPr="00207A1D" w:rsidRDefault="00207A1D" w:rsidP="00207A1D">
            <w:pPr>
              <w:spacing w:after="0" w:line="240" w:lineRule="auto"/>
              <w:rPr>
                <w:rFonts w:ascii="GE Inspira" w:eastAsia="Times New Roman" w:hAnsi="GE Inspira" w:cs="Calibri"/>
                <w:b/>
                <w:bCs/>
                <w:color w:val="1F497D"/>
                <w:sz w:val="24"/>
                <w:szCs w:val="24"/>
                <w:u w:val="single"/>
              </w:rPr>
            </w:pPr>
          </w:p>
        </w:tc>
      </w:tr>
      <w:tr w:rsidR="00207A1D" w:rsidRPr="00207A1D" w14:paraId="6743A587" w14:textId="77777777" w:rsidTr="00207A1D">
        <w:trPr>
          <w:trHeight w:val="310"/>
        </w:trPr>
        <w:tc>
          <w:tcPr>
            <w:tcW w:w="8010" w:type="dxa"/>
            <w:tcBorders>
              <w:top w:val="nil"/>
              <w:left w:val="nil"/>
              <w:bottom w:val="nil"/>
              <w:right w:val="nil"/>
            </w:tcBorders>
            <w:shd w:val="clear" w:color="auto" w:fill="auto"/>
            <w:noWrap/>
            <w:vAlign w:val="center"/>
            <w:hideMark/>
          </w:tcPr>
          <w:p w14:paraId="36061385" w14:textId="77777777" w:rsidR="00207A1D" w:rsidRPr="00207A1D" w:rsidRDefault="00207A1D" w:rsidP="00207A1D">
            <w:pPr>
              <w:spacing w:after="0" w:line="240" w:lineRule="auto"/>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 xml:space="preserve">Product Line Lead – Sherif Khalifa </w:t>
            </w:r>
          </w:p>
        </w:tc>
        <w:tc>
          <w:tcPr>
            <w:tcW w:w="3414" w:type="dxa"/>
            <w:tcBorders>
              <w:top w:val="nil"/>
              <w:left w:val="nil"/>
              <w:bottom w:val="nil"/>
              <w:right w:val="nil"/>
            </w:tcBorders>
            <w:shd w:val="clear" w:color="auto" w:fill="auto"/>
            <w:noWrap/>
            <w:vAlign w:val="bottom"/>
            <w:hideMark/>
          </w:tcPr>
          <w:p w14:paraId="2227ADCF"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(281) 387 4979</w:t>
            </w:r>
          </w:p>
        </w:tc>
      </w:tr>
      <w:tr w:rsidR="00207A1D" w:rsidRPr="00207A1D" w14:paraId="3BE441B6" w14:textId="77777777" w:rsidTr="00207A1D">
        <w:trPr>
          <w:trHeight w:val="310"/>
        </w:trPr>
        <w:tc>
          <w:tcPr>
            <w:tcW w:w="8010" w:type="dxa"/>
            <w:tcBorders>
              <w:top w:val="nil"/>
              <w:left w:val="nil"/>
              <w:bottom w:val="nil"/>
              <w:right w:val="nil"/>
            </w:tcBorders>
            <w:shd w:val="clear" w:color="auto" w:fill="auto"/>
            <w:noWrap/>
            <w:vAlign w:val="center"/>
            <w:hideMark/>
          </w:tcPr>
          <w:p w14:paraId="29322940"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themeColor="text2"/>
                <w:sz w:val="24"/>
                <w:szCs w:val="24"/>
              </w:rPr>
              <w:t xml:space="preserve">Jimmy Capps </w:t>
            </w:r>
          </w:p>
        </w:tc>
        <w:tc>
          <w:tcPr>
            <w:tcW w:w="3414" w:type="dxa"/>
            <w:tcBorders>
              <w:top w:val="nil"/>
              <w:left w:val="nil"/>
              <w:bottom w:val="nil"/>
              <w:right w:val="nil"/>
            </w:tcBorders>
            <w:shd w:val="clear" w:color="auto" w:fill="auto"/>
            <w:noWrap/>
            <w:vAlign w:val="bottom"/>
            <w:hideMark/>
          </w:tcPr>
          <w:p w14:paraId="046543BC"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(936) 222 9713</w:t>
            </w:r>
          </w:p>
        </w:tc>
      </w:tr>
      <w:tr w:rsidR="00207A1D" w:rsidRPr="00207A1D" w14:paraId="1B24BB13" w14:textId="77777777" w:rsidTr="00207A1D">
        <w:trPr>
          <w:trHeight w:val="310"/>
        </w:trPr>
        <w:tc>
          <w:tcPr>
            <w:tcW w:w="8010" w:type="dxa"/>
            <w:tcBorders>
              <w:top w:val="nil"/>
              <w:left w:val="nil"/>
              <w:bottom w:val="nil"/>
              <w:right w:val="nil"/>
            </w:tcBorders>
            <w:shd w:val="clear" w:color="auto" w:fill="auto"/>
            <w:noWrap/>
            <w:vAlign w:val="center"/>
            <w:hideMark/>
          </w:tcPr>
          <w:p w14:paraId="3EB9C8B8"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themeColor="text2"/>
                <w:sz w:val="24"/>
                <w:szCs w:val="24"/>
              </w:rPr>
              <w:t xml:space="preserve">Greg Jackson                                                                                                     </w:t>
            </w:r>
          </w:p>
        </w:tc>
        <w:tc>
          <w:tcPr>
            <w:tcW w:w="3414" w:type="dxa"/>
            <w:tcBorders>
              <w:top w:val="nil"/>
              <w:left w:val="nil"/>
              <w:bottom w:val="nil"/>
              <w:right w:val="nil"/>
            </w:tcBorders>
            <w:shd w:val="clear" w:color="auto" w:fill="auto"/>
            <w:noWrap/>
            <w:vAlign w:val="bottom"/>
            <w:hideMark/>
          </w:tcPr>
          <w:p w14:paraId="7856205E"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(281) 658 8433</w:t>
            </w:r>
          </w:p>
        </w:tc>
      </w:tr>
      <w:tr w:rsidR="00207A1D" w:rsidRPr="00207A1D" w14:paraId="3CDDAC10" w14:textId="77777777" w:rsidTr="00207A1D">
        <w:trPr>
          <w:trHeight w:val="310"/>
        </w:trPr>
        <w:tc>
          <w:tcPr>
            <w:tcW w:w="8010" w:type="dxa"/>
            <w:tcBorders>
              <w:top w:val="nil"/>
              <w:left w:val="nil"/>
              <w:bottom w:val="nil"/>
              <w:right w:val="nil"/>
            </w:tcBorders>
            <w:shd w:val="clear" w:color="auto" w:fill="auto"/>
            <w:noWrap/>
            <w:vAlign w:val="center"/>
            <w:hideMark/>
          </w:tcPr>
          <w:p w14:paraId="6B29845E"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Gary Franklin</w:t>
            </w:r>
          </w:p>
        </w:tc>
        <w:tc>
          <w:tcPr>
            <w:tcW w:w="3414" w:type="dxa"/>
            <w:tcBorders>
              <w:top w:val="nil"/>
              <w:left w:val="nil"/>
              <w:bottom w:val="nil"/>
              <w:right w:val="nil"/>
            </w:tcBorders>
            <w:shd w:val="clear" w:color="auto" w:fill="auto"/>
            <w:noWrap/>
            <w:vAlign w:val="bottom"/>
            <w:hideMark/>
          </w:tcPr>
          <w:p w14:paraId="32C7FA64"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p>
        </w:tc>
      </w:tr>
      <w:tr w:rsidR="00207A1D" w:rsidRPr="00207A1D" w14:paraId="7CD466FB" w14:textId="77777777" w:rsidTr="00207A1D">
        <w:trPr>
          <w:trHeight w:val="310"/>
        </w:trPr>
        <w:tc>
          <w:tcPr>
            <w:tcW w:w="8010" w:type="dxa"/>
            <w:tcBorders>
              <w:top w:val="nil"/>
              <w:left w:val="nil"/>
              <w:bottom w:val="nil"/>
              <w:right w:val="nil"/>
            </w:tcBorders>
            <w:shd w:val="clear" w:color="auto" w:fill="auto"/>
            <w:noWrap/>
            <w:vAlign w:val="center"/>
            <w:hideMark/>
          </w:tcPr>
          <w:p w14:paraId="1F1EC492" w14:textId="77777777" w:rsidR="00207A1D" w:rsidRPr="00207A1D" w:rsidRDefault="00207A1D" w:rsidP="00207A1D">
            <w:pPr>
              <w:spacing w:after="0" w:line="240" w:lineRule="auto"/>
              <w:rPr>
                <w:rFonts w:ascii="GE Inspira" w:eastAsia="Times New Roman" w:hAnsi="GE Inspira" w:cs="Calibri"/>
                <w:b/>
                <w:bCs/>
                <w:color w:val="1F497D"/>
                <w:sz w:val="24"/>
                <w:szCs w:val="24"/>
                <w:u w:val="single"/>
              </w:rPr>
            </w:pPr>
            <w:r w:rsidRPr="00207A1D">
              <w:rPr>
                <w:rFonts w:ascii="GE Inspira" w:eastAsia="Times New Roman" w:hAnsi="GE Inspira" w:cs="Calibri"/>
                <w:b/>
                <w:bCs/>
                <w:color w:val="1F497D" w:themeColor="text2"/>
                <w:sz w:val="24"/>
                <w:szCs w:val="24"/>
                <w:u w:val="single"/>
              </w:rPr>
              <w:t>Steam Turbine</w:t>
            </w:r>
          </w:p>
        </w:tc>
        <w:tc>
          <w:tcPr>
            <w:tcW w:w="3414" w:type="dxa"/>
            <w:tcBorders>
              <w:top w:val="nil"/>
              <w:left w:val="nil"/>
              <w:bottom w:val="nil"/>
              <w:right w:val="nil"/>
            </w:tcBorders>
            <w:shd w:val="clear" w:color="auto" w:fill="auto"/>
            <w:noWrap/>
            <w:vAlign w:val="bottom"/>
            <w:hideMark/>
          </w:tcPr>
          <w:p w14:paraId="7A67D7F2" w14:textId="77777777" w:rsidR="00207A1D" w:rsidRPr="00207A1D" w:rsidRDefault="00207A1D" w:rsidP="00207A1D">
            <w:pPr>
              <w:spacing w:after="0" w:line="240" w:lineRule="auto"/>
              <w:rPr>
                <w:rFonts w:ascii="GE Inspira" w:eastAsia="Times New Roman" w:hAnsi="GE Inspira" w:cs="Calibri"/>
                <w:b/>
                <w:bCs/>
                <w:color w:val="1F497D"/>
                <w:sz w:val="24"/>
                <w:szCs w:val="24"/>
                <w:u w:val="single"/>
              </w:rPr>
            </w:pPr>
          </w:p>
        </w:tc>
      </w:tr>
      <w:tr w:rsidR="00207A1D" w:rsidRPr="00207A1D" w14:paraId="58AC4C6C" w14:textId="77777777" w:rsidTr="00207A1D">
        <w:trPr>
          <w:trHeight w:val="310"/>
        </w:trPr>
        <w:tc>
          <w:tcPr>
            <w:tcW w:w="8010" w:type="dxa"/>
            <w:tcBorders>
              <w:top w:val="nil"/>
              <w:left w:val="nil"/>
              <w:bottom w:val="nil"/>
              <w:right w:val="nil"/>
            </w:tcBorders>
            <w:shd w:val="clear" w:color="auto" w:fill="auto"/>
            <w:noWrap/>
            <w:vAlign w:val="center"/>
            <w:hideMark/>
          </w:tcPr>
          <w:p w14:paraId="7B7FA5FD" w14:textId="77777777" w:rsidR="00207A1D" w:rsidRPr="00207A1D" w:rsidRDefault="00207A1D" w:rsidP="00207A1D">
            <w:pPr>
              <w:spacing w:after="0" w:line="240" w:lineRule="auto"/>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 xml:space="preserve">Product Line Lead – Pablo Schibli </w:t>
            </w:r>
          </w:p>
        </w:tc>
        <w:tc>
          <w:tcPr>
            <w:tcW w:w="3414" w:type="dxa"/>
            <w:tcBorders>
              <w:top w:val="nil"/>
              <w:left w:val="nil"/>
              <w:bottom w:val="nil"/>
              <w:right w:val="nil"/>
            </w:tcBorders>
            <w:shd w:val="clear" w:color="auto" w:fill="auto"/>
            <w:noWrap/>
            <w:vAlign w:val="bottom"/>
            <w:hideMark/>
          </w:tcPr>
          <w:p w14:paraId="6B0FD005"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+41 (79) 8787173</w:t>
            </w:r>
          </w:p>
        </w:tc>
      </w:tr>
      <w:tr w:rsidR="00207A1D" w:rsidRPr="00207A1D" w14:paraId="302513DB" w14:textId="77777777" w:rsidTr="00207A1D">
        <w:trPr>
          <w:trHeight w:val="310"/>
        </w:trPr>
        <w:tc>
          <w:tcPr>
            <w:tcW w:w="8010" w:type="dxa"/>
            <w:tcBorders>
              <w:top w:val="nil"/>
              <w:left w:val="nil"/>
              <w:bottom w:val="nil"/>
              <w:right w:val="nil"/>
            </w:tcBorders>
            <w:shd w:val="clear" w:color="auto" w:fill="auto"/>
            <w:noWrap/>
            <w:vAlign w:val="center"/>
            <w:hideMark/>
          </w:tcPr>
          <w:p w14:paraId="64FCA7C5"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themeColor="text2"/>
                <w:sz w:val="24"/>
                <w:szCs w:val="24"/>
              </w:rPr>
              <w:t xml:space="preserve">Aaron Curtis </w:t>
            </w:r>
          </w:p>
        </w:tc>
        <w:tc>
          <w:tcPr>
            <w:tcW w:w="3414" w:type="dxa"/>
            <w:tcBorders>
              <w:top w:val="nil"/>
              <w:left w:val="nil"/>
              <w:bottom w:val="nil"/>
              <w:right w:val="nil"/>
            </w:tcBorders>
            <w:shd w:val="clear" w:color="auto" w:fill="auto"/>
            <w:noWrap/>
            <w:vAlign w:val="bottom"/>
            <w:hideMark/>
          </w:tcPr>
          <w:p w14:paraId="4BBD16EB"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(361) 816 8194</w:t>
            </w:r>
          </w:p>
        </w:tc>
      </w:tr>
      <w:tr w:rsidR="00207A1D" w:rsidRPr="00207A1D" w14:paraId="18C6243B" w14:textId="77777777" w:rsidTr="00207A1D">
        <w:trPr>
          <w:trHeight w:val="310"/>
        </w:trPr>
        <w:tc>
          <w:tcPr>
            <w:tcW w:w="8010" w:type="dxa"/>
            <w:tcBorders>
              <w:top w:val="nil"/>
              <w:left w:val="nil"/>
              <w:bottom w:val="nil"/>
              <w:right w:val="nil"/>
            </w:tcBorders>
            <w:shd w:val="clear" w:color="auto" w:fill="auto"/>
            <w:noWrap/>
            <w:vAlign w:val="center"/>
            <w:hideMark/>
          </w:tcPr>
          <w:p w14:paraId="19779446"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Rene Rivas</w:t>
            </w:r>
          </w:p>
        </w:tc>
        <w:tc>
          <w:tcPr>
            <w:tcW w:w="3414" w:type="dxa"/>
            <w:tcBorders>
              <w:top w:val="nil"/>
              <w:left w:val="nil"/>
              <w:bottom w:val="nil"/>
              <w:right w:val="nil"/>
            </w:tcBorders>
            <w:shd w:val="clear" w:color="auto" w:fill="auto"/>
            <w:noWrap/>
            <w:vAlign w:val="bottom"/>
            <w:hideMark/>
          </w:tcPr>
          <w:p w14:paraId="1B80017F"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p>
        </w:tc>
      </w:tr>
      <w:tr w:rsidR="00207A1D" w:rsidRPr="00207A1D" w14:paraId="39E1EE19" w14:textId="77777777" w:rsidTr="00207A1D">
        <w:trPr>
          <w:trHeight w:val="310"/>
        </w:trPr>
        <w:tc>
          <w:tcPr>
            <w:tcW w:w="8010" w:type="dxa"/>
            <w:tcBorders>
              <w:top w:val="nil"/>
              <w:left w:val="nil"/>
              <w:bottom w:val="nil"/>
              <w:right w:val="nil"/>
            </w:tcBorders>
            <w:shd w:val="clear" w:color="auto" w:fill="auto"/>
            <w:noWrap/>
            <w:vAlign w:val="center"/>
            <w:hideMark/>
          </w:tcPr>
          <w:p w14:paraId="04689CAA"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themeColor="text2"/>
                <w:sz w:val="24"/>
                <w:szCs w:val="24"/>
              </w:rPr>
              <w:t>Marcela Bohorquez</w:t>
            </w:r>
          </w:p>
        </w:tc>
        <w:tc>
          <w:tcPr>
            <w:tcW w:w="3414" w:type="dxa"/>
            <w:tcBorders>
              <w:top w:val="nil"/>
              <w:left w:val="nil"/>
              <w:bottom w:val="nil"/>
              <w:right w:val="nil"/>
            </w:tcBorders>
            <w:shd w:val="clear" w:color="auto" w:fill="auto"/>
            <w:noWrap/>
            <w:vAlign w:val="bottom"/>
            <w:hideMark/>
          </w:tcPr>
          <w:p w14:paraId="3C4EE632"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(346) 453 8130</w:t>
            </w:r>
          </w:p>
        </w:tc>
      </w:tr>
      <w:tr w:rsidR="00207A1D" w:rsidRPr="00207A1D" w14:paraId="764C5784" w14:textId="77777777" w:rsidTr="00207A1D">
        <w:trPr>
          <w:trHeight w:val="310"/>
        </w:trPr>
        <w:tc>
          <w:tcPr>
            <w:tcW w:w="8010" w:type="dxa"/>
            <w:tcBorders>
              <w:top w:val="nil"/>
              <w:left w:val="nil"/>
              <w:bottom w:val="nil"/>
              <w:right w:val="nil"/>
            </w:tcBorders>
            <w:shd w:val="clear" w:color="auto" w:fill="auto"/>
            <w:noWrap/>
            <w:vAlign w:val="center"/>
            <w:hideMark/>
          </w:tcPr>
          <w:p w14:paraId="2B77F812" w14:textId="77777777" w:rsidR="00207A1D" w:rsidRPr="00207A1D" w:rsidRDefault="00207A1D" w:rsidP="00207A1D">
            <w:pPr>
              <w:spacing w:after="0" w:line="240" w:lineRule="auto"/>
              <w:rPr>
                <w:rFonts w:ascii="GE Inspira" w:eastAsia="Times New Roman" w:hAnsi="GE Inspira" w:cs="Calibri"/>
                <w:b/>
                <w:bCs/>
                <w:color w:val="1F497D"/>
                <w:sz w:val="24"/>
                <w:szCs w:val="24"/>
                <w:u w:val="single"/>
              </w:rPr>
            </w:pPr>
            <w:r w:rsidRPr="00207A1D">
              <w:rPr>
                <w:rFonts w:ascii="GE Inspira" w:eastAsia="Times New Roman" w:hAnsi="GE Inspira" w:cs="Calibri"/>
                <w:b/>
                <w:bCs/>
                <w:color w:val="1F497D" w:themeColor="text2"/>
                <w:sz w:val="24"/>
                <w:szCs w:val="24"/>
                <w:u w:val="single"/>
              </w:rPr>
              <w:t>Excitation/Generator</w:t>
            </w:r>
          </w:p>
        </w:tc>
        <w:tc>
          <w:tcPr>
            <w:tcW w:w="3414" w:type="dxa"/>
            <w:tcBorders>
              <w:top w:val="nil"/>
              <w:left w:val="nil"/>
              <w:bottom w:val="nil"/>
              <w:right w:val="nil"/>
            </w:tcBorders>
            <w:shd w:val="clear" w:color="auto" w:fill="auto"/>
            <w:noWrap/>
            <w:vAlign w:val="bottom"/>
            <w:hideMark/>
          </w:tcPr>
          <w:p w14:paraId="34748CDA" w14:textId="77777777" w:rsidR="00207A1D" w:rsidRPr="00207A1D" w:rsidRDefault="00207A1D" w:rsidP="00207A1D">
            <w:pPr>
              <w:spacing w:after="0" w:line="240" w:lineRule="auto"/>
              <w:rPr>
                <w:rFonts w:ascii="GE Inspira" w:eastAsia="Times New Roman" w:hAnsi="GE Inspira" w:cs="Calibri"/>
                <w:b/>
                <w:bCs/>
                <w:color w:val="1F497D"/>
                <w:sz w:val="24"/>
                <w:szCs w:val="24"/>
                <w:u w:val="single"/>
              </w:rPr>
            </w:pPr>
          </w:p>
        </w:tc>
      </w:tr>
      <w:tr w:rsidR="00207A1D" w:rsidRPr="00207A1D" w14:paraId="150C3EE6" w14:textId="77777777" w:rsidTr="00207A1D">
        <w:trPr>
          <w:trHeight w:val="310"/>
        </w:trPr>
        <w:tc>
          <w:tcPr>
            <w:tcW w:w="8010" w:type="dxa"/>
            <w:tcBorders>
              <w:top w:val="nil"/>
              <w:left w:val="nil"/>
              <w:bottom w:val="nil"/>
              <w:right w:val="nil"/>
            </w:tcBorders>
            <w:shd w:val="clear" w:color="auto" w:fill="auto"/>
            <w:noWrap/>
            <w:vAlign w:val="center"/>
            <w:hideMark/>
          </w:tcPr>
          <w:p w14:paraId="69C6585D" w14:textId="77777777" w:rsidR="00207A1D" w:rsidRPr="00207A1D" w:rsidRDefault="00207A1D" w:rsidP="00207A1D">
            <w:pPr>
              <w:spacing w:after="0" w:line="240" w:lineRule="auto"/>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 xml:space="preserve">Product Line Lead - Michele Alcantar </w:t>
            </w:r>
          </w:p>
        </w:tc>
        <w:tc>
          <w:tcPr>
            <w:tcW w:w="3414" w:type="dxa"/>
            <w:tcBorders>
              <w:top w:val="nil"/>
              <w:left w:val="nil"/>
              <w:bottom w:val="nil"/>
              <w:right w:val="nil"/>
            </w:tcBorders>
            <w:shd w:val="clear" w:color="auto" w:fill="auto"/>
            <w:noWrap/>
            <w:vAlign w:val="center"/>
            <w:hideMark/>
          </w:tcPr>
          <w:p w14:paraId="7938D9E6"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(832) 926 0238</w:t>
            </w:r>
          </w:p>
        </w:tc>
      </w:tr>
      <w:tr w:rsidR="00207A1D" w:rsidRPr="00207A1D" w14:paraId="31AF29A9" w14:textId="77777777" w:rsidTr="00207A1D">
        <w:trPr>
          <w:trHeight w:val="310"/>
        </w:trPr>
        <w:tc>
          <w:tcPr>
            <w:tcW w:w="8010" w:type="dxa"/>
            <w:tcBorders>
              <w:top w:val="nil"/>
              <w:left w:val="nil"/>
              <w:bottom w:val="nil"/>
              <w:right w:val="nil"/>
            </w:tcBorders>
            <w:shd w:val="clear" w:color="auto" w:fill="auto"/>
            <w:noWrap/>
            <w:vAlign w:val="center"/>
            <w:hideMark/>
          </w:tcPr>
          <w:p w14:paraId="11D5B83A"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Ben Smith</w:t>
            </w:r>
          </w:p>
        </w:tc>
        <w:tc>
          <w:tcPr>
            <w:tcW w:w="3414" w:type="dxa"/>
            <w:tcBorders>
              <w:top w:val="nil"/>
              <w:left w:val="nil"/>
              <w:bottom w:val="nil"/>
              <w:right w:val="nil"/>
            </w:tcBorders>
            <w:shd w:val="clear" w:color="auto" w:fill="auto"/>
            <w:noWrap/>
            <w:vAlign w:val="center"/>
            <w:hideMark/>
          </w:tcPr>
          <w:p w14:paraId="4F09452A"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(513) 646 5243</w:t>
            </w:r>
          </w:p>
        </w:tc>
      </w:tr>
      <w:tr w:rsidR="00207A1D" w:rsidRPr="00207A1D" w14:paraId="4FFBD06E" w14:textId="77777777" w:rsidTr="00207A1D">
        <w:trPr>
          <w:trHeight w:val="310"/>
        </w:trPr>
        <w:tc>
          <w:tcPr>
            <w:tcW w:w="8010" w:type="dxa"/>
            <w:tcBorders>
              <w:top w:val="nil"/>
              <w:left w:val="nil"/>
              <w:bottom w:val="nil"/>
              <w:right w:val="nil"/>
            </w:tcBorders>
            <w:shd w:val="clear" w:color="auto" w:fill="auto"/>
            <w:noWrap/>
            <w:vAlign w:val="center"/>
            <w:hideMark/>
          </w:tcPr>
          <w:p w14:paraId="27DE0439"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 xml:space="preserve">Vince </w:t>
            </w:r>
            <w:proofErr w:type="spellStart"/>
            <w:r w:rsidRPr="00207A1D">
              <w:rPr>
                <w:rFonts w:ascii="GE Inspira" w:eastAsia="Times New Roman" w:hAnsi="GE Inspira" w:cs="Calibri"/>
                <w:color w:val="1F497D"/>
                <w:sz w:val="24"/>
                <w:szCs w:val="24"/>
              </w:rPr>
              <w:t>Bionidi</w:t>
            </w:r>
            <w:proofErr w:type="spellEnd"/>
          </w:p>
        </w:tc>
        <w:tc>
          <w:tcPr>
            <w:tcW w:w="3414" w:type="dxa"/>
            <w:tcBorders>
              <w:top w:val="nil"/>
              <w:left w:val="nil"/>
              <w:bottom w:val="nil"/>
              <w:right w:val="nil"/>
            </w:tcBorders>
            <w:shd w:val="clear" w:color="auto" w:fill="auto"/>
            <w:noWrap/>
            <w:vAlign w:val="center"/>
            <w:hideMark/>
          </w:tcPr>
          <w:p w14:paraId="0B54D1A8"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p>
        </w:tc>
      </w:tr>
      <w:tr w:rsidR="00207A1D" w:rsidRPr="00207A1D" w14:paraId="196C070D" w14:textId="77777777" w:rsidTr="00207A1D">
        <w:trPr>
          <w:trHeight w:val="310"/>
        </w:trPr>
        <w:tc>
          <w:tcPr>
            <w:tcW w:w="8010" w:type="dxa"/>
            <w:tcBorders>
              <w:top w:val="nil"/>
              <w:left w:val="nil"/>
              <w:bottom w:val="nil"/>
              <w:right w:val="nil"/>
            </w:tcBorders>
            <w:shd w:val="clear" w:color="auto" w:fill="auto"/>
            <w:noWrap/>
            <w:vAlign w:val="center"/>
            <w:hideMark/>
          </w:tcPr>
          <w:p w14:paraId="0A77E0DC"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Julio Ramirez Rojas</w:t>
            </w:r>
          </w:p>
        </w:tc>
        <w:tc>
          <w:tcPr>
            <w:tcW w:w="3414" w:type="dxa"/>
            <w:tcBorders>
              <w:top w:val="nil"/>
              <w:left w:val="nil"/>
              <w:bottom w:val="nil"/>
              <w:right w:val="nil"/>
            </w:tcBorders>
            <w:shd w:val="clear" w:color="auto" w:fill="auto"/>
            <w:noWrap/>
            <w:vAlign w:val="center"/>
            <w:hideMark/>
          </w:tcPr>
          <w:p w14:paraId="33FA03AE"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(281) 254 5589</w:t>
            </w:r>
          </w:p>
        </w:tc>
      </w:tr>
      <w:tr w:rsidR="00207A1D" w:rsidRPr="00207A1D" w14:paraId="2F16FFF7" w14:textId="77777777" w:rsidTr="00207A1D">
        <w:trPr>
          <w:trHeight w:val="310"/>
        </w:trPr>
        <w:tc>
          <w:tcPr>
            <w:tcW w:w="8010" w:type="dxa"/>
            <w:tcBorders>
              <w:top w:val="nil"/>
              <w:left w:val="nil"/>
              <w:bottom w:val="nil"/>
              <w:right w:val="nil"/>
            </w:tcBorders>
            <w:shd w:val="clear" w:color="auto" w:fill="auto"/>
            <w:noWrap/>
            <w:vAlign w:val="center"/>
            <w:hideMark/>
          </w:tcPr>
          <w:p w14:paraId="60573338"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Willy Bueno</w:t>
            </w:r>
          </w:p>
        </w:tc>
        <w:tc>
          <w:tcPr>
            <w:tcW w:w="3414" w:type="dxa"/>
            <w:tcBorders>
              <w:top w:val="nil"/>
              <w:left w:val="nil"/>
              <w:bottom w:val="nil"/>
              <w:right w:val="nil"/>
            </w:tcBorders>
            <w:shd w:val="clear" w:color="auto" w:fill="auto"/>
            <w:noWrap/>
            <w:vAlign w:val="center"/>
            <w:hideMark/>
          </w:tcPr>
          <w:p w14:paraId="0C54DFB6"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p>
        </w:tc>
      </w:tr>
      <w:tr w:rsidR="00207A1D" w:rsidRPr="00207A1D" w14:paraId="1CA903B2" w14:textId="77777777" w:rsidTr="00207A1D">
        <w:trPr>
          <w:trHeight w:val="310"/>
        </w:trPr>
        <w:tc>
          <w:tcPr>
            <w:tcW w:w="8010" w:type="dxa"/>
            <w:tcBorders>
              <w:top w:val="nil"/>
              <w:left w:val="nil"/>
              <w:bottom w:val="nil"/>
              <w:right w:val="nil"/>
            </w:tcBorders>
            <w:shd w:val="clear" w:color="auto" w:fill="auto"/>
            <w:noWrap/>
            <w:vAlign w:val="center"/>
            <w:hideMark/>
          </w:tcPr>
          <w:p w14:paraId="20667F13" w14:textId="77777777" w:rsidR="00207A1D" w:rsidRPr="00207A1D" w:rsidRDefault="00207A1D" w:rsidP="00207A1D">
            <w:pPr>
              <w:spacing w:after="0" w:line="240" w:lineRule="auto"/>
              <w:rPr>
                <w:rFonts w:ascii="GE Inspira" w:eastAsia="Times New Roman" w:hAnsi="GE Inspira" w:cs="Calibri"/>
                <w:b/>
                <w:bCs/>
                <w:color w:val="1F497D"/>
                <w:sz w:val="24"/>
                <w:szCs w:val="24"/>
                <w:u w:val="single"/>
              </w:rPr>
            </w:pPr>
            <w:r w:rsidRPr="00207A1D">
              <w:rPr>
                <w:rFonts w:ascii="GE Inspira" w:eastAsia="Times New Roman" w:hAnsi="GE Inspira" w:cs="Calibri"/>
                <w:b/>
                <w:bCs/>
                <w:color w:val="1F497D" w:themeColor="text2"/>
                <w:sz w:val="24"/>
                <w:szCs w:val="24"/>
                <w:u w:val="single"/>
              </w:rPr>
              <w:t>Aero</w:t>
            </w:r>
          </w:p>
        </w:tc>
        <w:tc>
          <w:tcPr>
            <w:tcW w:w="3414" w:type="dxa"/>
            <w:tcBorders>
              <w:top w:val="nil"/>
              <w:left w:val="nil"/>
              <w:bottom w:val="nil"/>
              <w:right w:val="nil"/>
            </w:tcBorders>
            <w:shd w:val="clear" w:color="auto" w:fill="auto"/>
            <w:noWrap/>
            <w:vAlign w:val="bottom"/>
            <w:hideMark/>
          </w:tcPr>
          <w:p w14:paraId="1725B54D" w14:textId="77777777" w:rsidR="00207A1D" w:rsidRPr="00207A1D" w:rsidRDefault="00207A1D" w:rsidP="00207A1D">
            <w:pPr>
              <w:spacing w:after="0" w:line="240" w:lineRule="auto"/>
              <w:rPr>
                <w:rFonts w:ascii="GE Inspira" w:eastAsia="Times New Roman" w:hAnsi="GE Inspira" w:cs="Calibri"/>
                <w:b/>
                <w:bCs/>
                <w:color w:val="1F497D"/>
                <w:sz w:val="24"/>
                <w:szCs w:val="24"/>
                <w:u w:val="single"/>
              </w:rPr>
            </w:pPr>
          </w:p>
        </w:tc>
      </w:tr>
      <w:tr w:rsidR="00207A1D" w:rsidRPr="00207A1D" w14:paraId="6FEAFA0A" w14:textId="77777777" w:rsidTr="00207A1D">
        <w:trPr>
          <w:trHeight w:val="310"/>
        </w:trPr>
        <w:tc>
          <w:tcPr>
            <w:tcW w:w="8010" w:type="dxa"/>
            <w:tcBorders>
              <w:top w:val="nil"/>
              <w:left w:val="nil"/>
              <w:bottom w:val="nil"/>
              <w:right w:val="nil"/>
            </w:tcBorders>
            <w:shd w:val="clear" w:color="auto" w:fill="auto"/>
            <w:noWrap/>
            <w:vAlign w:val="center"/>
            <w:hideMark/>
          </w:tcPr>
          <w:p w14:paraId="1AFF8A66" w14:textId="77777777" w:rsidR="00207A1D" w:rsidRPr="00207A1D" w:rsidRDefault="00207A1D" w:rsidP="00207A1D">
            <w:pPr>
              <w:spacing w:after="0" w:line="240" w:lineRule="auto"/>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Product Line Lead – Greg Walker</w:t>
            </w:r>
          </w:p>
        </w:tc>
        <w:tc>
          <w:tcPr>
            <w:tcW w:w="3414" w:type="dxa"/>
            <w:tcBorders>
              <w:top w:val="nil"/>
              <w:left w:val="nil"/>
              <w:bottom w:val="nil"/>
              <w:right w:val="nil"/>
            </w:tcBorders>
            <w:shd w:val="clear" w:color="auto" w:fill="auto"/>
            <w:noWrap/>
            <w:vAlign w:val="bottom"/>
            <w:hideMark/>
          </w:tcPr>
          <w:p w14:paraId="586D3083"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(936) 520 0397</w:t>
            </w:r>
          </w:p>
        </w:tc>
      </w:tr>
      <w:tr w:rsidR="00207A1D" w:rsidRPr="00207A1D" w14:paraId="447FBC29" w14:textId="77777777" w:rsidTr="00207A1D">
        <w:trPr>
          <w:trHeight w:val="310"/>
        </w:trPr>
        <w:tc>
          <w:tcPr>
            <w:tcW w:w="8010" w:type="dxa"/>
            <w:tcBorders>
              <w:top w:val="nil"/>
              <w:left w:val="nil"/>
              <w:bottom w:val="nil"/>
              <w:right w:val="nil"/>
            </w:tcBorders>
            <w:shd w:val="clear" w:color="auto" w:fill="auto"/>
            <w:noWrap/>
            <w:vAlign w:val="center"/>
            <w:hideMark/>
          </w:tcPr>
          <w:p w14:paraId="2487336B"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lang w:val="es-CO"/>
              </w:rPr>
              <w:t xml:space="preserve">Roland de </w:t>
            </w:r>
            <w:proofErr w:type="spellStart"/>
            <w:r w:rsidRPr="00207A1D">
              <w:rPr>
                <w:rFonts w:ascii="GE Inspira" w:eastAsia="Times New Roman" w:hAnsi="GE Inspira" w:cs="Calibri"/>
                <w:color w:val="1F497D"/>
                <w:sz w:val="24"/>
                <w:szCs w:val="24"/>
                <w:lang w:val="es-CO"/>
              </w:rPr>
              <w:t>Conceicao</w:t>
            </w:r>
            <w:proofErr w:type="spellEnd"/>
          </w:p>
        </w:tc>
        <w:tc>
          <w:tcPr>
            <w:tcW w:w="3414" w:type="dxa"/>
            <w:tcBorders>
              <w:top w:val="nil"/>
              <w:left w:val="nil"/>
              <w:bottom w:val="nil"/>
              <w:right w:val="nil"/>
            </w:tcBorders>
            <w:shd w:val="clear" w:color="auto" w:fill="auto"/>
            <w:noWrap/>
            <w:vAlign w:val="bottom"/>
            <w:hideMark/>
          </w:tcPr>
          <w:p w14:paraId="71CC44FE"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(713) 672 3771</w:t>
            </w:r>
          </w:p>
        </w:tc>
      </w:tr>
      <w:tr w:rsidR="00207A1D" w:rsidRPr="00207A1D" w14:paraId="38A29BA0" w14:textId="77777777" w:rsidTr="00207A1D">
        <w:trPr>
          <w:trHeight w:val="310"/>
        </w:trPr>
        <w:tc>
          <w:tcPr>
            <w:tcW w:w="8010" w:type="dxa"/>
            <w:tcBorders>
              <w:top w:val="nil"/>
              <w:left w:val="nil"/>
              <w:bottom w:val="nil"/>
              <w:right w:val="nil"/>
            </w:tcBorders>
            <w:shd w:val="clear" w:color="auto" w:fill="auto"/>
            <w:noWrap/>
            <w:vAlign w:val="center"/>
            <w:hideMark/>
          </w:tcPr>
          <w:p w14:paraId="73623C58"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lang w:val="es-CO"/>
              </w:rPr>
              <w:t>Douglas Salazar</w:t>
            </w:r>
          </w:p>
        </w:tc>
        <w:tc>
          <w:tcPr>
            <w:tcW w:w="3414" w:type="dxa"/>
            <w:tcBorders>
              <w:top w:val="nil"/>
              <w:left w:val="nil"/>
              <w:bottom w:val="nil"/>
              <w:right w:val="nil"/>
            </w:tcBorders>
            <w:shd w:val="clear" w:color="auto" w:fill="auto"/>
            <w:noWrap/>
            <w:vAlign w:val="bottom"/>
            <w:hideMark/>
          </w:tcPr>
          <w:p w14:paraId="1AB1F8CD"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(832) 606 8779</w:t>
            </w:r>
          </w:p>
        </w:tc>
      </w:tr>
      <w:tr w:rsidR="00207A1D" w:rsidRPr="00207A1D" w14:paraId="1FEBA76C" w14:textId="77777777" w:rsidTr="00207A1D">
        <w:trPr>
          <w:trHeight w:val="310"/>
        </w:trPr>
        <w:tc>
          <w:tcPr>
            <w:tcW w:w="8010" w:type="dxa"/>
            <w:tcBorders>
              <w:top w:val="nil"/>
              <w:left w:val="nil"/>
              <w:bottom w:val="nil"/>
              <w:right w:val="nil"/>
            </w:tcBorders>
            <w:shd w:val="clear" w:color="auto" w:fill="auto"/>
            <w:noWrap/>
            <w:vAlign w:val="center"/>
            <w:hideMark/>
          </w:tcPr>
          <w:p w14:paraId="51392A15"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lang w:val="es-CO"/>
              </w:rPr>
              <w:t>Richard Fisher</w:t>
            </w:r>
          </w:p>
        </w:tc>
        <w:tc>
          <w:tcPr>
            <w:tcW w:w="3414" w:type="dxa"/>
            <w:tcBorders>
              <w:top w:val="nil"/>
              <w:left w:val="nil"/>
              <w:bottom w:val="nil"/>
              <w:right w:val="nil"/>
            </w:tcBorders>
            <w:shd w:val="clear" w:color="auto" w:fill="auto"/>
            <w:noWrap/>
            <w:vAlign w:val="bottom"/>
            <w:hideMark/>
          </w:tcPr>
          <w:p w14:paraId="1910431E"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p>
        </w:tc>
      </w:tr>
      <w:tr w:rsidR="00207A1D" w:rsidRPr="00207A1D" w14:paraId="5DC38BC8" w14:textId="77777777" w:rsidTr="00207A1D">
        <w:trPr>
          <w:trHeight w:val="310"/>
        </w:trPr>
        <w:tc>
          <w:tcPr>
            <w:tcW w:w="8010" w:type="dxa"/>
            <w:tcBorders>
              <w:top w:val="nil"/>
              <w:left w:val="nil"/>
              <w:bottom w:val="nil"/>
              <w:right w:val="nil"/>
            </w:tcBorders>
            <w:shd w:val="clear" w:color="auto" w:fill="auto"/>
            <w:noWrap/>
            <w:vAlign w:val="center"/>
            <w:hideMark/>
          </w:tcPr>
          <w:p w14:paraId="2E82A5B0" w14:textId="77777777" w:rsidR="00207A1D" w:rsidRPr="00207A1D" w:rsidRDefault="00207A1D" w:rsidP="00207A1D">
            <w:pPr>
              <w:spacing w:after="0" w:line="240" w:lineRule="auto"/>
              <w:rPr>
                <w:rFonts w:ascii="GE Inspira" w:eastAsia="Times New Roman" w:hAnsi="GE Inspira" w:cs="Calibri"/>
                <w:b/>
                <w:bCs/>
                <w:color w:val="1F497D"/>
                <w:sz w:val="24"/>
                <w:szCs w:val="24"/>
                <w:u w:val="single"/>
              </w:rPr>
            </w:pPr>
            <w:r w:rsidRPr="00207A1D">
              <w:rPr>
                <w:rFonts w:ascii="GE Inspira" w:eastAsia="Times New Roman" w:hAnsi="GE Inspira" w:cs="Calibri"/>
                <w:b/>
                <w:bCs/>
                <w:color w:val="1F497D" w:themeColor="text2"/>
                <w:sz w:val="24"/>
                <w:szCs w:val="24"/>
                <w:u w:val="single"/>
              </w:rPr>
              <w:t>Craft/Repairs</w:t>
            </w:r>
          </w:p>
        </w:tc>
        <w:tc>
          <w:tcPr>
            <w:tcW w:w="3414" w:type="dxa"/>
            <w:tcBorders>
              <w:top w:val="nil"/>
              <w:left w:val="nil"/>
              <w:bottom w:val="nil"/>
              <w:right w:val="nil"/>
            </w:tcBorders>
            <w:shd w:val="clear" w:color="auto" w:fill="auto"/>
            <w:noWrap/>
            <w:vAlign w:val="bottom"/>
            <w:hideMark/>
          </w:tcPr>
          <w:p w14:paraId="651B2767" w14:textId="77777777" w:rsidR="00207A1D" w:rsidRPr="00207A1D" w:rsidRDefault="00207A1D" w:rsidP="00207A1D">
            <w:pPr>
              <w:spacing w:after="0" w:line="240" w:lineRule="auto"/>
              <w:rPr>
                <w:rFonts w:ascii="GE Inspira" w:eastAsia="Times New Roman" w:hAnsi="GE Inspira" w:cs="Calibri"/>
                <w:b/>
                <w:bCs/>
                <w:color w:val="1F497D"/>
                <w:sz w:val="24"/>
                <w:szCs w:val="24"/>
                <w:u w:val="single"/>
              </w:rPr>
            </w:pPr>
          </w:p>
        </w:tc>
      </w:tr>
      <w:tr w:rsidR="00207A1D" w:rsidRPr="00207A1D" w14:paraId="53D2708F" w14:textId="77777777" w:rsidTr="00207A1D">
        <w:trPr>
          <w:trHeight w:val="310"/>
        </w:trPr>
        <w:tc>
          <w:tcPr>
            <w:tcW w:w="8010" w:type="dxa"/>
            <w:tcBorders>
              <w:top w:val="nil"/>
              <w:left w:val="nil"/>
              <w:bottom w:val="nil"/>
              <w:right w:val="nil"/>
            </w:tcBorders>
            <w:shd w:val="clear" w:color="auto" w:fill="auto"/>
            <w:noWrap/>
            <w:vAlign w:val="center"/>
            <w:hideMark/>
          </w:tcPr>
          <w:p w14:paraId="31D6710B" w14:textId="77777777" w:rsidR="00207A1D" w:rsidRPr="00207A1D" w:rsidRDefault="00207A1D" w:rsidP="00207A1D">
            <w:pPr>
              <w:spacing w:after="0" w:line="240" w:lineRule="auto"/>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 xml:space="preserve">Product Line Lead – Harry Hanson                                                                        </w:t>
            </w:r>
          </w:p>
        </w:tc>
        <w:tc>
          <w:tcPr>
            <w:tcW w:w="3414" w:type="dxa"/>
            <w:tcBorders>
              <w:top w:val="nil"/>
              <w:left w:val="nil"/>
              <w:bottom w:val="nil"/>
              <w:right w:val="nil"/>
            </w:tcBorders>
            <w:shd w:val="clear" w:color="auto" w:fill="auto"/>
            <w:noWrap/>
            <w:vAlign w:val="bottom"/>
            <w:hideMark/>
          </w:tcPr>
          <w:p w14:paraId="0ABB705E"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(630) 561 5231</w:t>
            </w:r>
          </w:p>
        </w:tc>
      </w:tr>
      <w:tr w:rsidR="00207A1D" w:rsidRPr="00207A1D" w14:paraId="181CB331" w14:textId="77777777" w:rsidTr="00207A1D">
        <w:trPr>
          <w:trHeight w:val="310"/>
        </w:trPr>
        <w:tc>
          <w:tcPr>
            <w:tcW w:w="8010" w:type="dxa"/>
            <w:tcBorders>
              <w:top w:val="nil"/>
              <w:left w:val="nil"/>
              <w:bottom w:val="nil"/>
              <w:right w:val="nil"/>
            </w:tcBorders>
            <w:shd w:val="clear" w:color="auto" w:fill="auto"/>
            <w:noWrap/>
            <w:vAlign w:val="center"/>
            <w:hideMark/>
          </w:tcPr>
          <w:p w14:paraId="4B34F072"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Victor Fuentes</w:t>
            </w:r>
          </w:p>
        </w:tc>
        <w:tc>
          <w:tcPr>
            <w:tcW w:w="3414" w:type="dxa"/>
            <w:tcBorders>
              <w:top w:val="nil"/>
              <w:left w:val="nil"/>
              <w:bottom w:val="nil"/>
              <w:right w:val="nil"/>
            </w:tcBorders>
            <w:shd w:val="clear" w:color="auto" w:fill="auto"/>
            <w:noWrap/>
            <w:vAlign w:val="center"/>
            <w:hideMark/>
          </w:tcPr>
          <w:p w14:paraId="48F91EBA"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(281) 217 5421</w:t>
            </w:r>
          </w:p>
        </w:tc>
      </w:tr>
      <w:tr w:rsidR="00207A1D" w:rsidRPr="00207A1D" w14:paraId="6184162E" w14:textId="77777777" w:rsidTr="00207A1D">
        <w:trPr>
          <w:trHeight w:val="310"/>
        </w:trPr>
        <w:tc>
          <w:tcPr>
            <w:tcW w:w="8010" w:type="dxa"/>
            <w:tcBorders>
              <w:top w:val="nil"/>
              <w:left w:val="nil"/>
              <w:bottom w:val="nil"/>
              <w:right w:val="nil"/>
            </w:tcBorders>
            <w:shd w:val="clear" w:color="auto" w:fill="auto"/>
            <w:noWrap/>
            <w:vAlign w:val="center"/>
            <w:hideMark/>
          </w:tcPr>
          <w:p w14:paraId="20132EAD"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Lucien Cote</w:t>
            </w:r>
          </w:p>
        </w:tc>
        <w:tc>
          <w:tcPr>
            <w:tcW w:w="3414" w:type="dxa"/>
            <w:tcBorders>
              <w:top w:val="nil"/>
              <w:left w:val="nil"/>
              <w:bottom w:val="nil"/>
              <w:right w:val="nil"/>
            </w:tcBorders>
            <w:shd w:val="clear" w:color="auto" w:fill="auto"/>
            <w:noWrap/>
            <w:vAlign w:val="center"/>
            <w:hideMark/>
          </w:tcPr>
          <w:p w14:paraId="1AF26E74"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(603) 631 5216</w:t>
            </w:r>
          </w:p>
        </w:tc>
      </w:tr>
      <w:tr w:rsidR="00207A1D" w:rsidRPr="00207A1D" w14:paraId="33171247" w14:textId="77777777" w:rsidTr="00207A1D">
        <w:trPr>
          <w:trHeight w:val="310"/>
        </w:trPr>
        <w:tc>
          <w:tcPr>
            <w:tcW w:w="8010" w:type="dxa"/>
            <w:tcBorders>
              <w:top w:val="nil"/>
              <w:left w:val="nil"/>
              <w:bottom w:val="nil"/>
              <w:right w:val="nil"/>
            </w:tcBorders>
            <w:shd w:val="clear" w:color="auto" w:fill="auto"/>
            <w:noWrap/>
            <w:vAlign w:val="center"/>
            <w:hideMark/>
          </w:tcPr>
          <w:p w14:paraId="2353CBD6"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themeColor="text2"/>
                <w:sz w:val="24"/>
                <w:szCs w:val="24"/>
              </w:rPr>
              <w:t>Hector (Lou) Baez</w:t>
            </w:r>
          </w:p>
        </w:tc>
        <w:tc>
          <w:tcPr>
            <w:tcW w:w="3414" w:type="dxa"/>
            <w:tcBorders>
              <w:top w:val="nil"/>
              <w:left w:val="nil"/>
              <w:bottom w:val="nil"/>
              <w:right w:val="nil"/>
            </w:tcBorders>
            <w:shd w:val="clear" w:color="auto" w:fill="auto"/>
            <w:noWrap/>
            <w:vAlign w:val="bottom"/>
            <w:hideMark/>
          </w:tcPr>
          <w:p w14:paraId="60BFA483"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(813) 389 8810</w:t>
            </w:r>
          </w:p>
        </w:tc>
      </w:tr>
      <w:tr w:rsidR="00207A1D" w:rsidRPr="00207A1D" w14:paraId="36AC6074" w14:textId="77777777" w:rsidTr="00207A1D">
        <w:trPr>
          <w:trHeight w:val="310"/>
        </w:trPr>
        <w:tc>
          <w:tcPr>
            <w:tcW w:w="8010" w:type="dxa"/>
            <w:tcBorders>
              <w:top w:val="nil"/>
              <w:left w:val="nil"/>
              <w:bottom w:val="nil"/>
              <w:right w:val="nil"/>
            </w:tcBorders>
            <w:shd w:val="clear" w:color="auto" w:fill="auto"/>
            <w:noWrap/>
            <w:vAlign w:val="center"/>
            <w:hideMark/>
          </w:tcPr>
          <w:p w14:paraId="1724FBB9"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Matt Remillard</w:t>
            </w:r>
          </w:p>
        </w:tc>
        <w:tc>
          <w:tcPr>
            <w:tcW w:w="3414" w:type="dxa"/>
            <w:tcBorders>
              <w:top w:val="nil"/>
              <w:left w:val="nil"/>
              <w:bottom w:val="nil"/>
              <w:right w:val="nil"/>
            </w:tcBorders>
            <w:shd w:val="clear" w:color="auto" w:fill="auto"/>
            <w:noWrap/>
            <w:vAlign w:val="bottom"/>
            <w:hideMark/>
          </w:tcPr>
          <w:p w14:paraId="00D99817" w14:textId="77777777" w:rsidR="00207A1D" w:rsidRPr="00207A1D" w:rsidRDefault="00207A1D" w:rsidP="00207A1D">
            <w:pPr>
              <w:spacing w:after="0" w:line="240" w:lineRule="auto"/>
              <w:ind w:firstLineChars="200" w:firstLine="480"/>
              <w:rPr>
                <w:rFonts w:ascii="GE Inspira" w:eastAsia="Times New Roman" w:hAnsi="GE Inspira" w:cs="Calibri"/>
                <w:color w:val="1F497D"/>
                <w:sz w:val="24"/>
                <w:szCs w:val="24"/>
              </w:rPr>
            </w:pPr>
          </w:p>
        </w:tc>
      </w:tr>
    </w:tbl>
    <w:p w14:paraId="44710104" w14:textId="77777777" w:rsidR="00207A1D" w:rsidRDefault="00207A1D" w:rsidP="009D5ABE">
      <w:pPr>
        <w:rPr>
          <w:rFonts w:ascii="GE Inspira" w:hAnsi="GE Inspira"/>
          <w:color w:val="365F91" w:themeColor="accent1" w:themeShade="BF"/>
          <w:sz w:val="24"/>
          <w:szCs w:val="24"/>
        </w:rPr>
      </w:pPr>
    </w:p>
    <w:tbl>
      <w:tblPr>
        <w:tblW w:w="11430" w:type="dxa"/>
        <w:tblLook w:val="04A0" w:firstRow="1" w:lastRow="0" w:firstColumn="1" w:lastColumn="0" w:noHBand="0" w:noVBand="1"/>
      </w:tblPr>
      <w:tblGrid>
        <w:gridCol w:w="8010"/>
        <w:gridCol w:w="3150"/>
        <w:gridCol w:w="270"/>
      </w:tblGrid>
      <w:tr w:rsidR="00207A1D" w:rsidRPr="00207A1D" w14:paraId="0181672D" w14:textId="77777777" w:rsidTr="00207A1D">
        <w:trPr>
          <w:trHeight w:val="510"/>
        </w:trPr>
        <w:tc>
          <w:tcPr>
            <w:tcW w:w="8010" w:type="dxa"/>
            <w:tcBorders>
              <w:top w:val="nil"/>
              <w:left w:val="nil"/>
              <w:bottom w:val="nil"/>
              <w:right w:val="nil"/>
            </w:tcBorders>
            <w:shd w:val="clear" w:color="auto" w:fill="auto"/>
            <w:noWrap/>
            <w:vAlign w:val="center"/>
            <w:hideMark/>
          </w:tcPr>
          <w:p w14:paraId="2BD4ABEA" w14:textId="77777777" w:rsidR="00207A1D" w:rsidRPr="00207A1D" w:rsidRDefault="00207A1D" w:rsidP="00207A1D">
            <w:pPr>
              <w:spacing w:after="0" w:line="240" w:lineRule="auto"/>
              <w:rPr>
                <w:rFonts w:ascii="GE Inspira" w:eastAsia="Times New Roman" w:hAnsi="GE Inspira" w:cs="Calibri"/>
                <w:b/>
                <w:bCs/>
                <w:color w:val="365F91"/>
                <w:sz w:val="40"/>
                <w:szCs w:val="40"/>
                <w:u w:val="single"/>
              </w:rPr>
            </w:pPr>
            <w:bookmarkStart w:id="202" w:name="_Hlk57720221" w:colFirst="0" w:colLast="0"/>
            <w:r w:rsidRPr="00207A1D">
              <w:rPr>
                <w:rFonts w:ascii="GE Inspira" w:eastAsia="Times New Roman" w:hAnsi="GE Inspira" w:cs="Calibri"/>
                <w:b/>
                <w:bCs/>
                <w:color w:val="365F91"/>
                <w:sz w:val="40"/>
                <w:szCs w:val="28"/>
                <w:u w:val="single"/>
              </w:rPr>
              <w:t>Key Contacts - Logistics</w:t>
            </w:r>
          </w:p>
        </w:tc>
        <w:tc>
          <w:tcPr>
            <w:tcW w:w="3150" w:type="dxa"/>
            <w:tcBorders>
              <w:top w:val="nil"/>
              <w:left w:val="nil"/>
              <w:bottom w:val="nil"/>
              <w:right w:val="nil"/>
            </w:tcBorders>
            <w:shd w:val="clear" w:color="auto" w:fill="auto"/>
            <w:noWrap/>
            <w:vAlign w:val="bottom"/>
            <w:hideMark/>
          </w:tcPr>
          <w:p w14:paraId="18D401AF" w14:textId="77777777" w:rsidR="00207A1D" w:rsidRPr="00207A1D" w:rsidRDefault="00207A1D" w:rsidP="00207A1D">
            <w:pPr>
              <w:spacing w:after="0" w:line="240" w:lineRule="auto"/>
              <w:rPr>
                <w:rFonts w:ascii="GE Inspira" w:eastAsia="Times New Roman" w:hAnsi="GE Inspira" w:cs="Calibri"/>
                <w:b/>
                <w:bCs/>
                <w:color w:val="365F91"/>
                <w:sz w:val="40"/>
                <w:szCs w:val="40"/>
                <w:u w:val="single"/>
              </w:rPr>
            </w:pPr>
          </w:p>
        </w:tc>
        <w:tc>
          <w:tcPr>
            <w:tcW w:w="270" w:type="dxa"/>
            <w:tcBorders>
              <w:top w:val="nil"/>
              <w:left w:val="nil"/>
              <w:bottom w:val="nil"/>
              <w:right w:val="nil"/>
            </w:tcBorders>
            <w:shd w:val="clear" w:color="auto" w:fill="auto"/>
            <w:noWrap/>
            <w:vAlign w:val="bottom"/>
            <w:hideMark/>
          </w:tcPr>
          <w:p w14:paraId="1851499A" w14:textId="77777777" w:rsidR="00207A1D" w:rsidRPr="00207A1D" w:rsidRDefault="00207A1D" w:rsidP="00207A1D">
            <w:pPr>
              <w:spacing w:after="0" w:line="240" w:lineRule="auto"/>
              <w:rPr>
                <w:rFonts w:ascii="Times New Roman" w:eastAsia="Times New Roman" w:hAnsi="Times New Roman" w:cs="Times New Roman"/>
                <w:sz w:val="20"/>
                <w:szCs w:val="20"/>
              </w:rPr>
            </w:pPr>
          </w:p>
        </w:tc>
      </w:tr>
      <w:tr w:rsidR="00207A1D" w:rsidRPr="00207A1D" w14:paraId="07D7FD91" w14:textId="77777777" w:rsidTr="00207A1D">
        <w:trPr>
          <w:trHeight w:val="310"/>
        </w:trPr>
        <w:tc>
          <w:tcPr>
            <w:tcW w:w="8010" w:type="dxa"/>
            <w:tcBorders>
              <w:top w:val="nil"/>
              <w:left w:val="nil"/>
              <w:bottom w:val="nil"/>
              <w:right w:val="nil"/>
            </w:tcBorders>
            <w:shd w:val="clear" w:color="auto" w:fill="auto"/>
            <w:noWrap/>
            <w:vAlign w:val="center"/>
            <w:hideMark/>
          </w:tcPr>
          <w:p w14:paraId="5C5FCEBC" w14:textId="77777777" w:rsidR="00207A1D" w:rsidRPr="00207A1D" w:rsidRDefault="00207A1D" w:rsidP="00207A1D">
            <w:pPr>
              <w:spacing w:after="0" w:line="240" w:lineRule="auto"/>
              <w:rPr>
                <w:rFonts w:ascii="GE Inspira" w:eastAsia="Times New Roman" w:hAnsi="GE Inspira" w:cs="Calibri"/>
                <w:b/>
                <w:bCs/>
                <w:color w:val="1F497D"/>
                <w:sz w:val="24"/>
                <w:szCs w:val="24"/>
              </w:rPr>
            </w:pPr>
            <w:r w:rsidRPr="00207A1D">
              <w:rPr>
                <w:rFonts w:ascii="GE Inspira" w:eastAsia="Times New Roman" w:hAnsi="GE Inspira" w:cs="Calibri"/>
                <w:b/>
                <w:bCs/>
                <w:color w:val="1F497D"/>
                <w:sz w:val="24"/>
                <w:szCs w:val="24"/>
              </w:rPr>
              <w:t>Global Logistics Leader - Andrew Ruch</w:t>
            </w:r>
          </w:p>
        </w:tc>
        <w:tc>
          <w:tcPr>
            <w:tcW w:w="3420" w:type="dxa"/>
            <w:gridSpan w:val="2"/>
            <w:tcBorders>
              <w:top w:val="nil"/>
              <w:left w:val="nil"/>
              <w:bottom w:val="nil"/>
              <w:right w:val="nil"/>
            </w:tcBorders>
            <w:shd w:val="clear" w:color="auto" w:fill="auto"/>
            <w:noWrap/>
            <w:hideMark/>
          </w:tcPr>
          <w:p w14:paraId="628AF4A3" w14:textId="77777777" w:rsidR="00207A1D" w:rsidRPr="00207A1D" w:rsidRDefault="00207A1D" w:rsidP="00207A1D">
            <w:pPr>
              <w:spacing w:after="0" w:line="240" w:lineRule="auto"/>
              <w:rPr>
                <w:rFonts w:ascii="GE Inspira" w:eastAsia="Times New Roman" w:hAnsi="GE Inspira" w:cs="Calibri"/>
                <w:b/>
                <w:bCs/>
                <w:color w:val="1F4E78"/>
                <w:sz w:val="24"/>
                <w:szCs w:val="24"/>
              </w:rPr>
            </w:pPr>
            <w:r w:rsidRPr="00207A1D">
              <w:rPr>
                <w:rFonts w:ascii="GE Inspira" w:eastAsia="Times New Roman" w:hAnsi="GE Inspira" w:cs="Calibri"/>
                <w:b/>
                <w:bCs/>
                <w:color w:val="1F4E78"/>
                <w:sz w:val="24"/>
                <w:szCs w:val="24"/>
              </w:rPr>
              <w:t>(281) 229 5417</w:t>
            </w:r>
          </w:p>
        </w:tc>
      </w:tr>
      <w:tr w:rsidR="00207A1D" w:rsidRPr="00207A1D" w14:paraId="051DA359" w14:textId="77777777" w:rsidTr="00207A1D">
        <w:trPr>
          <w:trHeight w:val="310"/>
        </w:trPr>
        <w:tc>
          <w:tcPr>
            <w:tcW w:w="8010" w:type="dxa"/>
            <w:tcBorders>
              <w:top w:val="nil"/>
              <w:left w:val="nil"/>
              <w:bottom w:val="nil"/>
              <w:right w:val="nil"/>
            </w:tcBorders>
            <w:shd w:val="clear" w:color="auto" w:fill="auto"/>
            <w:noWrap/>
            <w:vAlign w:val="center"/>
            <w:hideMark/>
          </w:tcPr>
          <w:p w14:paraId="042749D1" w14:textId="77777777" w:rsidR="00207A1D" w:rsidRPr="00207A1D" w:rsidRDefault="00207A1D" w:rsidP="00207A1D">
            <w:pPr>
              <w:spacing w:after="0" w:line="240" w:lineRule="auto"/>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OE Project Manager – Maria Medina</w:t>
            </w:r>
          </w:p>
        </w:tc>
        <w:tc>
          <w:tcPr>
            <w:tcW w:w="3150" w:type="dxa"/>
            <w:tcBorders>
              <w:top w:val="nil"/>
              <w:left w:val="nil"/>
              <w:bottom w:val="nil"/>
              <w:right w:val="nil"/>
            </w:tcBorders>
            <w:shd w:val="clear" w:color="auto" w:fill="auto"/>
            <w:noWrap/>
            <w:vAlign w:val="center"/>
            <w:hideMark/>
          </w:tcPr>
          <w:p w14:paraId="72479BDB"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(713) 597 1935</w:t>
            </w:r>
          </w:p>
        </w:tc>
        <w:tc>
          <w:tcPr>
            <w:tcW w:w="270" w:type="dxa"/>
            <w:tcBorders>
              <w:top w:val="nil"/>
              <w:left w:val="nil"/>
              <w:bottom w:val="nil"/>
              <w:right w:val="nil"/>
            </w:tcBorders>
            <w:shd w:val="clear" w:color="auto" w:fill="auto"/>
            <w:noWrap/>
            <w:vAlign w:val="bottom"/>
            <w:hideMark/>
          </w:tcPr>
          <w:p w14:paraId="403324F5" w14:textId="77777777" w:rsidR="00207A1D" w:rsidRPr="00207A1D" w:rsidRDefault="00207A1D" w:rsidP="00207A1D">
            <w:pPr>
              <w:spacing w:after="0" w:line="240" w:lineRule="auto"/>
              <w:rPr>
                <w:rFonts w:ascii="GE Inspira" w:eastAsia="Times New Roman" w:hAnsi="GE Inspira" w:cs="Calibri"/>
                <w:color w:val="1F4E78"/>
                <w:sz w:val="24"/>
                <w:szCs w:val="24"/>
              </w:rPr>
            </w:pPr>
          </w:p>
        </w:tc>
      </w:tr>
      <w:tr w:rsidR="00207A1D" w:rsidRPr="00207A1D" w14:paraId="7D49F7A9" w14:textId="77777777" w:rsidTr="00207A1D">
        <w:trPr>
          <w:trHeight w:val="310"/>
        </w:trPr>
        <w:tc>
          <w:tcPr>
            <w:tcW w:w="8010" w:type="dxa"/>
            <w:tcBorders>
              <w:top w:val="nil"/>
              <w:left w:val="nil"/>
              <w:bottom w:val="nil"/>
              <w:right w:val="nil"/>
            </w:tcBorders>
            <w:shd w:val="clear" w:color="auto" w:fill="auto"/>
            <w:noWrap/>
            <w:vAlign w:val="center"/>
            <w:hideMark/>
          </w:tcPr>
          <w:p w14:paraId="5D1046BA" w14:textId="77777777" w:rsidR="00207A1D" w:rsidRPr="00207A1D" w:rsidRDefault="00207A1D" w:rsidP="00207A1D">
            <w:pPr>
              <w:spacing w:after="0" w:line="240" w:lineRule="auto"/>
              <w:rPr>
                <w:rFonts w:ascii="GE Inspira" w:eastAsia="Times New Roman" w:hAnsi="GE Inspira" w:cs="Calibri"/>
                <w:color w:val="1F497D"/>
                <w:sz w:val="24"/>
                <w:szCs w:val="24"/>
              </w:rPr>
            </w:pPr>
            <w:r w:rsidRPr="00207A1D">
              <w:rPr>
                <w:rFonts w:ascii="GE Inspira" w:eastAsia="Times New Roman" w:hAnsi="GE Inspira" w:cs="Calibri"/>
                <w:color w:val="1F497D"/>
                <w:sz w:val="24"/>
                <w:szCs w:val="24"/>
              </w:rPr>
              <w:t>Training Coordinator Internal Enrollment – Marisol Guidry</w:t>
            </w:r>
          </w:p>
        </w:tc>
        <w:tc>
          <w:tcPr>
            <w:tcW w:w="3150" w:type="dxa"/>
            <w:tcBorders>
              <w:top w:val="nil"/>
              <w:left w:val="nil"/>
              <w:bottom w:val="nil"/>
              <w:right w:val="nil"/>
            </w:tcBorders>
            <w:shd w:val="clear" w:color="auto" w:fill="auto"/>
            <w:noWrap/>
            <w:vAlign w:val="bottom"/>
            <w:hideMark/>
          </w:tcPr>
          <w:p w14:paraId="54762CA7" w14:textId="77777777" w:rsidR="00207A1D" w:rsidRPr="00207A1D" w:rsidRDefault="00207A1D" w:rsidP="00207A1D">
            <w:pPr>
              <w:spacing w:after="0" w:line="240" w:lineRule="auto"/>
              <w:rPr>
                <w:rFonts w:ascii="GE Inspira" w:eastAsia="Times New Roman" w:hAnsi="GE Inspira" w:cs="Calibri"/>
                <w:color w:val="1F4E78"/>
                <w:sz w:val="24"/>
                <w:szCs w:val="24"/>
              </w:rPr>
            </w:pPr>
            <w:r w:rsidRPr="00207A1D">
              <w:rPr>
                <w:rFonts w:ascii="GE Inspira" w:eastAsia="Times New Roman" w:hAnsi="GE Inspira" w:cs="Calibri"/>
                <w:color w:val="1F4E78"/>
                <w:sz w:val="24"/>
                <w:szCs w:val="24"/>
              </w:rPr>
              <w:t>(832) 998 4104</w:t>
            </w:r>
          </w:p>
        </w:tc>
        <w:tc>
          <w:tcPr>
            <w:tcW w:w="270" w:type="dxa"/>
            <w:tcBorders>
              <w:top w:val="nil"/>
              <w:left w:val="nil"/>
              <w:bottom w:val="nil"/>
              <w:right w:val="nil"/>
            </w:tcBorders>
            <w:shd w:val="clear" w:color="auto" w:fill="auto"/>
            <w:noWrap/>
            <w:vAlign w:val="bottom"/>
            <w:hideMark/>
          </w:tcPr>
          <w:p w14:paraId="549BEFC3" w14:textId="77777777" w:rsidR="00207A1D" w:rsidRPr="00207A1D" w:rsidRDefault="00207A1D" w:rsidP="00207A1D">
            <w:pPr>
              <w:spacing w:after="0" w:line="240" w:lineRule="auto"/>
              <w:rPr>
                <w:rFonts w:ascii="GE Inspira" w:eastAsia="Times New Roman" w:hAnsi="GE Inspira" w:cs="Calibri"/>
                <w:color w:val="1F4E78"/>
              </w:rPr>
            </w:pPr>
          </w:p>
        </w:tc>
      </w:tr>
      <w:bookmarkEnd w:id="202"/>
    </w:tbl>
    <w:p w14:paraId="0B20F52F" w14:textId="40B6EB63" w:rsidR="00974C01" w:rsidRPr="00ED134C" w:rsidRDefault="00974C01" w:rsidP="009D5ABE">
      <w:pPr>
        <w:rPr>
          <w:rFonts w:ascii="GE Inspira" w:hAnsi="GE Inspira"/>
          <w:color w:val="365F91" w:themeColor="accent1" w:themeShade="BF"/>
          <w:sz w:val="24"/>
          <w:szCs w:val="24"/>
        </w:rPr>
      </w:pPr>
      <w:r w:rsidRPr="00D835EB">
        <w:rPr>
          <w:rFonts w:ascii="GE Inspira" w:hAnsi="GE Inspira"/>
          <w:color w:val="365F91" w:themeColor="accent1" w:themeShade="BF"/>
          <w:sz w:val="24"/>
          <w:szCs w:val="24"/>
        </w:rPr>
        <w:br w:type="page"/>
      </w:r>
    </w:p>
    <w:p w14:paraId="2ED38FE8" w14:textId="77777777" w:rsidR="00040AF5" w:rsidRPr="00305B6E" w:rsidRDefault="00040AF5" w:rsidP="00040AF5">
      <w:pPr>
        <w:pStyle w:val="Heading1"/>
        <w:rPr>
          <w:rFonts w:ascii="GE Inspira" w:hAnsi="GE Inspira"/>
          <w:sz w:val="40"/>
          <w:u w:val="single"/>
        </w:rPr>
      </w:pPr>
      <w:bookmarkStart w:id="203" w:name="_Toc146200898"/>
      <w:r w:rsidRPr="00305B6E">
        <w:rPr>
          <w:rFonts w:ascii="GE Inspira" w:hAnsi="GE Inspira"/>
          <w:sz w:val="40"/>
          <w:u w:val="single"/>
        </w:rPr>
        <w:lastRenderedPageBreak/>
        <w:t>Safety Video</w:t>
      </w:r>
      <w:bookmarkEnd w:id="203"/>
    </w:p>
    <w:p w14:paraId="05448B0E" w14:textId="77777777" w:rsidR="00040AF5" w:rsidRPr="00F04478" w:rsidRDefault="00040AF5" w:rsidP="00040AF5">
      <w:pPr>
        <w:rPr>
          <w:rFonts w:ascii="GE Inspira" w:hAnsi="GE Inspira"/>
          <w:color w:val="365F91" w:themeColor="accent1" w:themeShade="BF"/>
        </w:rPr>
      </w:pPr>
      <w:r w:rsidRPr="00F04478">
        <w:rPr>
          <w:rFonts w:ascii="GE Inspira" w:hAnsi="GE Inspira"/>
          <w:color w:val="365F91" w:themeColor="accent1" w:themeShade="BF"/>
        </w:rPr>
        <w:t xml:space="preserve">The safety video </w:t>
      </w:r>
      <w:r w:rsidRPr="00423B08">
        <w:rPr>
          <w:rFonts w:ascii="GE Inspira" w:hAnsi="GE Inspira"/>
          <w:color w:val="365F91" w:themeColor="accent1" w:themeShade="BF"/>
          <w:u w:val="single"/>
        </w:rPr>
        <w:t>MUST</w:t>
      </w:r>
      <w:r w:rsidRPr="00F04478">
        <w:rPr>
          <w:rFonts w:ascii="GE Inspira" w:hAnsi="GE Inspira"/>
          <w:color w:val="365F91" w:themeColor="accent1" w:themeShade="BF"/>
        </w:rPr>
        <w:t xml:space="preserve"> be shown to all incoming students on the first day of class before the start of technical training.  The video is approximately 11 minutes.  Students who show up after the start of class will be shown the video by security.</w:t>
      </w:r>
    </w:p>
    <w:p w14:paraId="31974E69" w14:textId="0A11A6E8" w:rsidR="00040AF5" w:rsidRPr="00F04478" w:rsidRDefault="00040AF5" w:rsidP="00040AF5">
      <w:pPr>
        <w:rPr>
          <w:rFonts w:ascii="GE Inspira" w:hAnsi="GE Inspira"/>
          <w:color w:val="365F91" w:themeColor="accent1" w:themeShade="BF"/>
        </w:rPr>
      </w:pPr>
      <w:r w:rsidRPr="00F04478">
        <w:rPr>
          <w:rFonts w:ascii="GE Inspira" w:hAnsi="GE Inspira"/>
          <w:color w:val="365F91" w:themeColor="accent1" w:themeShade="BF"/>
        </w:rPr>
        <w:t xml:space="preserve">The safety video </w:t>
      </w:r>
      <w:r w:rsidR="00C70BBF" w:rsidRPr="00F04478">
        <w:rPr>
          <w:rFonts w:ascii="GE Inspira" w:hAnsi="GE Inspira"/>
          <w:color w:val="365F91" w:themeColor="accent1" w:themeShade="BF"/>
        </w:rPr>
        <w:t>is in</w:t>
      </w:r>
      <w:r w:rsidRPr="00F04478">
        <w:rPr>
          <w:rFonts w:ascii="GE Inspira" w:hAnsi="GE Inspira"/>
          <w:color w:val="365F91" w:themeColor="accent1" w:themeShade="BF"/>
        </w:rPr>
        <w:t xml:space="preserve"> GE box:</w:t>
      </w:r>
    </w:p>
    <w:p w14:paraId="14A7E013" w14:textId="77777777" w:rsidR="00040AF5" w:rsidRDefault="00FC25D6" w:rsidP="00040AF5">
      <w:hyperlink r:id="rId39" w:history="1">
        <w:r w:rsidR="00040AF5" w:rsidRPr="00807E21">
          <w:rPr>
            <w:rStyle w:val="Hyperlink"/>
          </w:rPr>
          <w:t>https://ge.ent.box.com/file/280482563214</w:t>
        </w:r>
      </w:hyperlink>
    </w:p>
    <w:p w14:paraId="074BE8C9" w14:textId="77777777" w:rsidR="00040AF5" w:rsidRPr="00F04478" w:rsidRDefault="00040AF5" w:rsidP="00040AF5">
      <w:pPr>
        <w:rPr>
          <w:rFonts w:ascii="GE Inspira" w:hAnsi="GE Inspira"/>
          <w:color w:val="365F91" w:themeColor="accent1" w:themeShade="BF"/>
        </w:rPr>
      </w:pPr>
      <w:r w:rsidRPr="00F04478">
        <w:rPr>
          <w:rFonts w:ascii="GE Inspira" w:hAnsi="GE Inspira"/>
          <w:color w:val="365F91" w:themeColor="accent1" w:themeShade="BF"/>
        </w:rPr>
        <w:t xml:space="preserve">If you do not have access to the GE Box folder contact </w:t>
      </w:r>
      <w:r>
        <w:rPr>
          <w:rFonts w:ascii="GE Inspira" w:hAnsi="GE Inspira"/>
          <w:color w:val="365F91" w:themeColor="accent1" w:themeShade="BF"/>
        </w:rPr>
        <w:t>Jim Rosen</w:t>
      </w:r>
      <w:r w:rsidRPr="00F04478">
        <w:rPr>
          <w:rFonts w:ascii="GE Inspira" w:hAnsi="GE Inspira"/>
          <w:color w:val="365F91" w:themeColor="accent1" w:themeShade="BF"/>
        </w:rPr>
        <w:t xml:space="preserve"> (</w:t>
      </w:r>
      <w:hyperlink r:id="rId40" w:history="1">
        <w:r w:rsidRPr="00F54C49">
          <w:rPr>
            <w:rStyle w:val="Hyperlink"/>
            <w:rFonts w:ascii="GE Inspira" w:hAnsi="GE Inspira"/>
          </w:rPr>
          <w:t>jim.rosen@ge.com</w:t>
        </w:r>
      </w:hyperlink>
      <w:r w:rsidRPr="00F04478">
        <w:rPr>
          <w:rFonts w:ascii="GE Inspira" w:hAnsi="GE Inspira"/>
          <w:color w:val="365F91" w:themeColor="accent1" w:themeShade="BF"/>
        </w:rPr>
        <w:t xml:space="preserve">) and inform your PLL immediately.  </w:t>
      </w:r>
      <w:r w:rsidRPr="00423B08">
        <w:rPr>
          <w:rFonts w:ascii="GE Inspira" w:hAnsi="GE Inspira"/>
          <w:i/>
          <w:color w:val="365F91" w:themeColor="accent1" w:themeShade="BF"/>
        </w:rPr>
        <w:t>It is recommended you verify access prior to your arrival at the HLC.</w:t>
      </w:r>
    </w:p>
    <w:p w14:paraId="062E1D1F" w14:textId="77777777" w:rsidR="00040AF5" w:rsidRPr="00F04478" w:rsidRDefault="00040AF5" w:rsidP="00040AF5">
      <w:pPr>
        <w:rPr>
          <w:rFonts w:ascii="GE Inspira" w:hAnsi="GE Inspira"/>
          <w:color w:val="365F91" w:themeColor="accent1" w:themeShade="BF"/>
        </w:rPr>
      </w:pPr>
      <w:r w:rsidRPr="00F04478">
        <w:rPr>
          <w:rFonts w:ascii="GE Inspira" w:hAnsi="GE Inspira"/>
          <w:color w:val="365F91" w:themeColor="accent1" w:themeShade="BF"/>
        </w:rPr>
        <w:t>To play the video, click the link above.  The video will open in preview mode.  Click play, and then click Enter Full Screen:</w:t>
      </w:r>
    </w:p>
    <w:p w14:paraId="321FE749" w14:textId="77777777" w:rsidR="00040AF5" w:rsidRDefault="00040AF5" w:rsidP="00040AF5">
      <w:r>
        <w:rPr>
          <w:noProof/>
        </w:rPr>
        <w:drawing>
          <wp:inline distT="0" distB="0" distL="0" distR="0" wp14:anchorId="6F8A2F21" wp14:editId="233F0139">
            <wp:extent cx="4629150" cy="3828446"/>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629748" cy="3828941"/>
                    </a:xfrm>
                    <a:prstGeom prst="rect">
                      <a:avLst/>
                    </a:prstGeom>
                  </pic:spPr>
                </pic:pic>
              </a:graphicData>
            </a:graphic>
          </wp:inline>
        </w:drawing>
      </w:r>
    </w:p>
    <w:p w14:paraId="0CF897C4" w14:textId="77777777" w:rsidR="00040AF5" w:rsidRPr="00F04478" w:rsidRDefault="00040AF5" w:rsidP="00040AF5">
      <w:pPr>
        <w:rPr>
          <w:rFonts w:ascii="GE Inspira" w:hAnsi="GE Inspira"/>
          <w:b/>
          <w:color w:val="C00000"/>
          <w:u w:val="single"/>
        </w:rPr>
      </w:pPr>
      <w:r w:rsidRPr="00F04478">
        <w:rPr>
          <w:rFonts w:ascii="GE Inspira" w:hAnsi="GE Inspira"/>
          <w:b/>
          <w:color w:val="C00000"/>
          <w:u w:val="single"/>
        </w:rPr>
        <w:t xml:space="preserve">NOTE:  In order for the sound to work, you must have an HDMI or </w:t>
      </w:r>
      <w:r>
        <w:rPr>
          <w:rFonts w:ascii="GE Inspira" w:hAnsi="GE Inspira"/>
          <w:b/>
          <w:color w:val="C00000"/>
          <w:u w:val="single"/>
        </w:rPr>
        <w:t xml:space="preserve">mini </w:t>
      </w:r>
      <w:r w:rsidRPr="00F04478">
        <w:rPr>
          <w:rFonts w:ascii="GE Inspira" w:hAnsi="GE Inspira"/>
          <w:b/>
          <w:color w:val="C00000"/>
          <w:u w:val="single"/>
        </w:rPr>
        <w:t>display port on your laptop.  If you need assistance with the safety video, please contact HLC IT or your PLL.</w:t>
      </w:r>
    </w:p>
    <w:p w14:paraId="37E2EF2E" w14:textId="77777777" w:rsidR="00040AF5" w:rsidRPr="00F04478" w:rsidRDefault="00040AF5" w:rsidP="00040AF5">
      <w:pPr>
        <w:rPr>
          <w:rFonts w:ascii="GE Inspira" w:hAnsi="GE Inspira"/>
          <w:b/>
          <w:color w:val="C00000"/>
          <w:u w:val="single"/>
        </w:rPr>
      </w:pPr>
      <w:r w:rsidRPr="00F04478">
        <w:rPr>
          <w:rFonts w:ascii="GE Inspira" w:hAnsi="GE Inspira"/>
          <w:b/>
          <w:color w:val="C00000"/>
          <w:u w:val="single"/>
        </w:rPr>
        <w:t>NOTE: HLC IT has copies of the video on USB thumb drives and DVD if you experience issues with internet connectivity from GE Box.</w:t>
      </w:r>
    </w:p>
    <w:p w14:paraId="17FE7B4D" w14:textId="77777777" w:rsidR="00040AF5" w:rsidRDefault="00040AF5" w:rsidP="00040AF5">
      <w:pPr>
        <w:pStyle w:val="Heading1"/>
        <w:rPr>
          <w:rFonts w:ascii="GE Inspira" w:hAnsi="GE Inspira"/>
          <w:sz w:val="40"/>
          <w:u w:val="single"/>
        </w:rPr>
      </w:pPr>
    </w:p>
    <w:p w14:paraId="18CCE64F" w14:textId="77777777" w:rsidR="00040AF5" w:rsidRDefault="00040AF5" w:rsidP="00040AF5"/>
    <w:p w14:paraId="07AC140F" w14:textId="45F15AA6" w:rsidR="00040AF5" w:rsidRDefault="00040AF5" w:rsidP="00040AF5"/>
    <w:p w14:paraId="572F6A45" w14:textId="510CBC58" w:rsidR="00C70BBF" w:rsidRDefault="00C70BBF" w:rsidP="00040AF5"/>
    <w:p w14:paraId="22A26B41" w14:textId="77777777" w:rsidR="00C70BBF" w:rsidRPr="00587CD4" w:rsidRDefault="00C70BBF" w:rsidP="00C70BBF">
      <w:pPr>
        <w:pStyle w:val="Heading1"/>
        <w:jc w:val="both"/>
        <w:rPr>
          <w:rFonts w:ascii="GE Inspira" w:hAnsi="GE Inspira"/>
          <w:sz w:val="40"/>
          <w:szCs w:val="24"/>
          <w:u w:val="single"/>
        </w:rPr>
      </w:pPr>
      <w:bookmarkStart w:id="204" w:name="_Toc508714106"/>
      <w:bookmarkStart w:id="205" w:name="_Toc146200899"/>
      <w:r w:rsidRPr="00587CD4">
        <w:rPr>
          <w:rFonts w:ascii="GE Inspira" w:hAnsi="GE Inspira"/>
          <w:sz w:val="40"/>
          <w:szCs w:val="24"/>
          <w:u w:val="single"/>
        </w:rPr>
        <w:lastRenderedPageBreak/>
        <w:t>PPE (Personal Protective Equipment)</w:t>
      </w:r>
      <w:bookmarkEnd w:id="204"/>
      <w:bookmarkEnd w:id="205"/>
    </w:p>
    <w:p w14:paraId="3BDA9678" w14:textId="034F45C4" w:rsidR="00C70BBF" w:rsidRPr="00D74C86" w:rsidRDefault="00C70BBF" w:rsidP="00C70BBF">
      <w:pPr>
        <w:jc w:val="both"/>
        <w:rPr>
          <w:rFonts w:ascii="GE Inspira" w:hAnsi="GE Inspira"/>
          <w:color w:val="365F91" w:themeColor="accent1" w:themeShade="BF"/>
          <w:sz w:val="24"/>
          <w:szCs w:val="28"/>
        </w:rPr>
      </w:pPr>
      <w:r w:rsidRPr="00D74C86">
        <w:rPr>
          <w:rFonts w:ascii="GE Inspira" w:hAnsi="GE Inspira"/>
          <w:color w:val="365F91" w:themeColor="accent1" w:themeShade="BF"/>
          <w:sz w:val="24"/>
          <w:szCs w:val="28"/>
        </w:rPr>
        <w:t>PPE will be worn when necessary to protect employees</w:t>
      </w:r>
      <w:r>
        <w:rPr>
          <w:rFonts w:ascii="GE Inspira" w:hAnsi="GE Inspira"/>
          <w:color w:val="365F91" w:themeColor="accent1" w:themeShade="BF"/>
          <w:sz w:val="24"/>
          <w:szCs w:val="28"/>
        </w:rPr>
        <w:t xml:space="preserve"> and students</w:t>
      </w:r>
      <w:r w:rsidRPr="00D74C86">
        <w:rPr>
          <w:rFonts w:ascii="GE Inspira" w:hAnsi="GE Inspira"/>
          <w:color w:val="365F91" w:themeColor="accent1" w:themeShade="BF"/>
          <w:sz w:val="24"/>
          <w:szCs w:val="28"/>
        </w:rPr>
        <w:t xml:space="preserve"> against hazards that cannot be practically eliminated or controlled. Whenever there is a change in working conditions that presents new or different hazards, the </w:t>
      </w:r>
      <w:r>
        <w:rPr>
          <w:rFonts w:ascii="GE Inspira" w:hAnsi="GE Inspira"/>
          <w:color w:val="365F91" w:themeColor="accent1" w:themeShade="BF"/>
          <w:sz w:val="24"/>
          <w:szCs w:val="28"/>
        </w:rPr>
        <w:t>Instructor or Supervisor</w:t>
      </w:r>
      <w:r w:rsidRPr="00D74C86">
        <w:rPr>
          <w:rFonts w:ascii="GE Inspira" w:hAnsi="GE Inspira"/>
          <w:color w:val="365F91" w:themeColor="accent1" w:themeShade="BF"/>
          <w:sz w:val="24"/>
          <w:szCs w:val="28"/>
        </w:rPr>
        <w:t xml:space="preserve"> will ensure that work areas and tasks are reassessed to identify any new PPE requirements and will provide suitable protection as necessary. Where PPE is specified, compliance with its use is mandatory. All employees who use PPE will receive appropriate training on PPE selection, use, </w:t>
      </w:r>
      <w:proofErr w:type="gramStart"/>
      <w:r w:rsidRPr="00D74C86">
        <w:rPr>
          <w:rFonts w:ascii="GE Inspira" w:hAnsi="GE Inspira"/>
          <w:color w:val="365F91" w:themeColor="accent1" w:themeShade="BF"/>
          <w:sz w:val="24"/>
          <w:szCs w:val="28"/>
        </w:rPr>
        <w:t>care</w:t>
      </w:r>
      <w:proofErr w:type="gramEnd"/>
      <w:r w:rsidRPr="00D74C86">
        <w:rPr>
          <w:rFonts w:ascii="GE Inspira" w:hAnsi="GE Inspira"/>
          <w:color w:val="365F91" w:themeColor="accent1" w:themeShade="BF"/>
          <w:sz w:val="24"/>
          <w:szCs w:val="28"/>
        </w:rPr>
        <w:t xml:space="preserve"> and maintenance.</w:t>
      </w:r>
    </w:p>
    <w:p w14:paraId="4BCB4DE3" w14:textId="7AD0DFD6" w:rsidR="00C70BBF" w:rsidRPr="00D74C86" w:rsidRDefault="00C70BBF" w:rsidP="00C70BBF">
      <w:pPr>
        <w:pStyle w:val="ListParagraph"/>
        <w:numPr>
          <w:ilvl w:val="0"/>
          <w:numId w:val="14"/>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 xml:space="preserve">Safety glasses with side shields must be </w:t>
      </w:r>
      <w:proofErr w:type="gramStart"/>
      <w:r w:rsidRPr="00D74C86">
        <w:rPr>
          <w:rFonts w:ascii="GE Inspira" w:hAnsi="GE Inspira"/>
          <w:color w:val="365F91" w:themeColor="accent1" w:themeShade="BF"/>
          <w:sz w:val="24"/>
          <w:szCs w:val="24"/>
        </w:rPr>
        <w:t>worn at all times</w:t>
      </w:r>
      <w:proofErr w:type="gramEnd"/>
      <w:r w:rsidR="009D46CE">
        <w:rPr>
          <w:rFonts w:ascii="GE Inspira" w:hAnsi="GE Inspira"/>
          <w:color w:val="365F91" w:themeColor="accent1" w:themeShade="BF"/>
          <w:sz w:val="24"/>
          <w:szCs w:val="24"/>
        </w:rPr>
        <w:t xml:space="preserve"> in training bays and lab areas</w:t>
      </w:r>
      <w:r w:rsidRPr="00D74C86">
        <w:rPr>
          <w:rFonts w:ascii="GE Inspira" w:hAnsi="GE Inspira"/>
          <w:color w:val="365F91" w:themeColor="accent1" w:themeShade="BF"/>
          <w:sz w:val="24"/>
          <w:szCs w:val="24"/>
        </w:rPr>
        <w:t>.</w:t>
      </w:r>
    </w:p>
    <w:p w14:paraId="5177E491" w14:textId="65771C76" w:rsidR="00C70BBF" w:rsidRPr="00D74C86" w:rsidRDefault="00C70BBF" w:rsidP="00C70BBF">
      <w:pPr>
        <w:pStyle w:val="ListParagraph"/>
        <w:numPr>
          <w:ilvl w:val="0"/>
          <w:numId w:val="14"/>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 xml:space="preserve">Substantial footwear (a shoe that completely encloses the foot) must be </w:t>
      </w:r>
      <w:proofErr w:type="gramStart"/>
      <w:r w:rsidRPr="00D74C86">
        <w:rPr>
          <w:rFonts w:ascii="GE Inspira" w:hAnsi="GE Inspira"/>
          <w:color w:val="365F91" w:themeColor="accent1" w:themeShade="BF"/>
          <w:sz w:val="24"/>
          <w:szCs w:val="24"/>
        </w:rPr>
        <w:t xml:space="preserve">worn </w:t>
      </w:r>
      <w:r w:rsidR="009D46CE">
        <w:rPr>
          <w:rFonts w:ascii="GE Inspira" w:hAnsi="GE Inspira"/>
          <w:color w:val="365F91" w:themeColor="accent1" w:themeShade="BF"/>
          <w:sz w:val="24"/>
          <w:szCs w:val="24"/>
        </w:rPr>
        <w:t>at all times</w:t>
      </w:r>
      <w:proofErr w:type="gramEnd"/>
      <w:r w:rsidR="009D46CE">
        <w:rPr>
          <w:rFonts w:ascii="GE Inspira" w:hAnsi="GE Inspira"/>
          <w:color w:val="365F91" w:themeColor="accent1" w:themeShade="BF"/>
          <w:sz w:val="24"/>
          <w:szCs w:val="24"/>
        </w:rPr>
        <w:t xml:space="preserve"> in training bays and lab areas even within the yellow lines</w:t>
      </w:r>
      <w:r w:rsidRPr="00D74C86">
        <w:rPr>
          <w:rFonts w:ascii="GE Inspira" w:hAnsi="GE Inspira"/>
          <w:color w:val="365F91" w:themeColor="accent1" w:themeShade="BF"/>
          <w:sz w:val="24"/>
          <w:szCs w:val="24"/>
        </w:rPr>
        <w:t>.</w:t>
      </w:r>
    </w:p>
    <w:p w14:paraId="7F88661D" w14:textId="04A31C95" w:rsidR="00C70BBF" w:rsidRPr="00D74C86" w:rsidRDefault="00C70BBF" w:rsidP="00C70BBF">
      <w:pPr>
        <w:pStyle w:val="ListParagraph"/>
        <w:numPr>
          <w:ilvl w:val="0"/>
          <w:numId w:val="14"/>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 xml:space="preserve">Safety shoes must </w:t>
      </w:r>
      <w:r w:rsidR="009D46CE">
        <w:rPr>
          <w:rFonts w:ascii="GE Inspira" w:hAnsi="GE Inspira"/>
          <w:color w:val="365F91" w:themeColor="accent1" w:themeShade="BF"/>
          <w:sz w:val="24"/>
          <w:szCs w:val="24"/>
        </w:rPr>
        <w:t xml:space="preserve">always </w:t>
      </w:r>
      <w:r w:rsidRPr="00D74C86">
        <w:rPr>
          <w:rFonts w:ascii="GE Inspira" w:hAnsi="GE Inspira"/>
          <w:color w:val="365F91" w:themeColor="accent1" w:themeShade="BF"/>
          <w:sz w:val="24"/>
          <w:szCs w:val="24"/>
        </w:rPr>
        <w:t xml:space="preserve">be </w:t>
      </w:r>
      <w:r w:rsidR="003A151D" w:rsidRPr="00D74C86">
        <w:rPr>
          <w:rFonts w:ascii="GE Inspira" w:hAnsi="GE Inspira"/>
          <w:color w:val="365F91" w:themeColor="accent1" w:themeShade="BF"/>
          <w:sz w:val="24"/>
          <w:szCs w:val="24"/>
        </w:rPr>
        <w:t>worn outside the yellow lines</w:t>
      </w:r>
      <w:r w:rsidR="009D46CE">
        <w:rPr>
          <w:rFonts w:ascii="GE Inspira" w:hAnsi="GE Inspira"/>
          <w:color w:val="365F91" w:themeColor="accent1" w:themeShade="BF"/>
          <w:sz w:val="24"/>
          <w:szCs w:val="24"/>
        </w:rPr>
        <w:t>.</w:t>
      </w:r>
    </w:p>
    <w:p w14:paraId="2EC265C4" w14:textId="77777777" w:rsidR="00C70BBF" w:rsidRPr="00D74C86" w:rsidRDefault="00C70BBF" w:rsidP="00C70BBF">
      <w:pPr>
        <w:pStyle w:val="ListParagraph"/>
        <w:numPr>
          <w:ilvl w:val="0"/>
          <w:numId w:val="14"/>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Hard hats must be worn when overhead work is being performed.</w:t>
      </w:r>
    </w:p>
    <w:p w14:paraId="72C6D429" w14:textId="77777777" w:rsidR="00C70BBF" w:rsidRPr="00D74C86" w:rsidRDefault="00C70BBF" w:rsidP="00C70BBF">
      <w:pPr>
        <w:pStyle w:val="ListParagraph"/>
        <w:numPr>
          <w:ilvl w:val="0"/>
          <w:numId w:val="14"/>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 xml:space="preserve">Additional PPE such as hearing protection, gloves, and additional eye protection must be worn in designated areas or when performing designated tasks. </w:t>
      </w:r>
    </w:p>
    <w:p w14:paraId="50C61F6E" w14:textId="77777777" w:rsidR="00C70BBF" w:rsidRPr="00D74C86" w:rsidRDefault="00C70BBF" w:rsidP="00C70BBF">
      <w:pPr>
        <w:pStyle w:val="ListParagraph"/>
        <w:numPr>
          <w:ilvl w:val="0"/>
          <w:numId w:val="14"/>
        </w:numPr>
        <w:jc w:val="both"/>
        <w:rPr>
          <w:rFonts w:ascii="GE Inspira" w:hAnsi="GE Inspira"/>
          <w:color w:val="365F91" w:themeColor="accent1" w:themeShade="BF"/>
          <w:sz w:val="24"/>
          <w:szCs w:val="24"/>
        </w:rPr>
      </w:pPr>
      <w:r w:rsidRPr="00D74C86">
        <w:rPr>
          <w:rFonts w:ascii="GE Inspira" w:hAnsi="GE Inspira"/>
          <w:color w:val="365F91" w:themeColor="accent1" w:themeShade="BF"/>
          <w:sz w:val="24"/>
          <w:szCs w:val="24"/>
        </w:rPr>
        <w:t>Refer to the Safety Risk Assessment (SRA) for the task you are performing to determine the required PPE.</w:t>
      </w:r>
    </w:p>
    <w:p w14:paraId="5BB0A696" w14:textId="77777777" w:rsidR="00C70BBF" w:rsidRPr="00D74C86" w:rsidRDefault="00C70BBF" w:rsidP="00C70BBF">
      <w:pPr>
        <w:pStyle w:val="ListParagraph"/>
        <w:numPr>
          <w:ilvl w:val="0"/>
          <w:numId w:val="14"/>
        </w:numPr>
        <w:jc w:val="both"/>
        <w:rPr>
          <w:rFonts w:ascii="GE Inspira" w:hAnsi="GE Inspira"/>
          <w:color w:val="365F91" w:themeColor="accent1" w:themeShade="BF"/>
          <w:sz w:val="24"/>
          <w:szCs w:val="24"/>
        </w:rPr>
      </w:pPr>
      <w:r w:rsidRPr="00D74C86">
        <w:rPr>
          <w:rFonts w:ascii="GE Inspira" w:hAnsi="GE Inspira"/>
          <w:noProof/>
          <w:color w:val="365F91" w:themeColor="accent1" w:themeShade="BF"/>
          <w:sz w:val="24"/>
          <w:szCs w:val="24"/>
        </w:rPr>
        <w:drawing>
          <wp:anchor distT="0" distB="0" distL="114300" distR="114300" simplePos="0" relativeHeight="251666432" behindDoc="0" locked="0" layoutInCell="1" allowOverlap="1" wp14:anchorId="0E120027" wp14:editId="639CA03F">
            <wp:simplePos x="0" y="0"/>
            <wp:positionH relativeFrom="page">
              <wp:posOffset>9133840</wp:posOffset>
            </wp:positionH>
            <wp:positionV relativeFrom="paragraph">
              <wp:posOffset>340995</wp:posOffset>
            </wp:positionV>
            <wp:extent cx="657225" cy="659765"/>
            <wp:effectExtent l="0" t="0" r="9525" b="698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57225" cy="659765"/>
                    </a:xfrm>
                    <a:prstGeom prst="rect">
                      <a:avLst/>
                    </a:prstGeom>
                    <a:noFill/>
                  </pic:spPr>
                </pic:pic>
              </a:graphicData>
            </a:graphic>
            <wp14:sizeRelH relativeFrom="page">
              <wp14:pctWidth>0</wp14:pctWidth>
            </wp14:sizeRelH>
            <wp14:sizeRelV relativeFrom="page">
              <wp14:pctHeight>0</wp14:pctHeight>
            </wp14:sizeRelV>
          </wp:anchor>
        </w:drawing>
      </w:r>
      <w:r w:rsidRPr="00D74C86">
        <w:rPr>
          <w:rFonts w:ascii="GE Inspira" w:hAnsi="GE Inspira"/>
          <w:noProof/>
          <w:color w:val="365F91" w:themeColor="accent1" w:themeShade="BF"/>
          <w:sz w:val="24"/>
          <w:szCs w:val="24"/>
        </w:rPr>
        <w:drawing>
          <wp:anchor distT="0" distB="0" distL="114300" distR="114300" simplePos="0" relativeHeight="251667456" behindDoc="0" locked="0" layoutInCell="1" allowOverlap="1" wp14:anchorId="0ABC870D" wp14:editId="7D95C25B">
            <wp:simplePos x="0" y="0"/>
            <wp:positionH relativeFrom="page">
              <wp:posOffset>7915275</wp:posOffset>
            </wp:positionH>
            <wp:positionV relativeFrom="paragraph">
              <wp:posOffset>332740</wp:posOffset>
            </wp:positionV>
            <wp:extent cx="647700" cy="666115"/>
            <wp:effectExtent l="0" t="0" r="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7700" cy="666115"/>
                    </a:xfrm>
                    <a:prstGeom prst="rect">
                      <a:avLst/>
                    </a:prstGeom>
                    <a:noFill/>
                  </pic:spPr>
                </pic:pic>
              </a:graphicData>
            </a:graphic>
            <wp14:sizeRelH relativeFrom="page">
              <wp14:pctWidth>0</wp14:pctWidth>
            </wp14:sizeRelH>
            <wp14:sizeRelV relativeFrom="page">
              <wp14:pctHeight>0</wp14:pctHeight>
            </wp14:sizeRelV>
          </wp:anchor>
        </w:drawing>
      </w:r>
      <w:r w:rsidRPr="00D74C86">
        <w:rPr>
          <w:rFonts w:ascii="GE Inspira" w:hAnsi="GE Inspira"/>
          <w:color w:val="365F91" w:themeColor="accent1" w:themeShade="BF"/>
          <w:sz w:val="24"/>
          <w:szCs w:val="24"/>
        </w:rPr>
        <w:t>Do not wear clothing or jewelry which could get caught in machinery or otherwise cause accident or injury.</w:t>
      </w:r>
    </w:p>
    <w:p w14:paraId="22F3AA5A" w14:textId="46385A44" w:rsidR="00C70BBF" w:rsidRPr="00B72551" w:rsidRDefault="00C70BBF" w:rsidP="00C70BBF">
      <w:pPr>
        <w:jc w:val="both"/>
        <w:rPr>
          <w:rFonts w:ascii="GE Inspira" w:hAnsi="GE Inspira"/>
          <w:color w:val="365F91" w:themeColor="accent1" w:themeShade="BF"/>
          <w:sz w:val="24"/>
          <w:szCs w:val="28"/>
        </w:rPr>
      </w:pPr>
      <w:r w:rsidRPr="00B72551">
        <w:rPr>
          <w:rFonts w:ascii="GE Inspira" w:hAnsi="GE Inspira"/>
          <w:color w:val="365F91" w:themeColor="accent1" w:themeShade="BF"/>
          <w:sz w:val="24"/>
          <w:szCs w:val="28"/>
        </w:rPr>
        <w:t xml:space="preserve">When entering the lab </w:t>
      </w:r>
      <w:r w:rsidR="003A151D" w:rsidRPr="00B72551">
        <w:rPr>
          <w:rFonts w:ascii="GE Inspira" w:hAnsi="GE Inspira"/>
          <w:color w:val="365F91" w:themeColor="accent1" w:themeShade="BF"/>
          <w:sz w:val="24"/>
          <w:szCs w:val="28"/>
        </w:rPr>
        <w:t>areas,</w:t>
      </w:r>
      <w:r w:rsidRPr="00B72551">
        <w:rPr>
          <w:rFonts w:ascii="GE Inspira" w:hAnsi="GE Inspira"/>
          <w:color w:val="365F91" w:themeColor="accent1" w:themeShade="BF"/>
          <w:sz w:val="24"/>
          <w:szCs w:val="28"/>
        </w:rPr>
        <w:t xml:space="preserve"> you will see PPE requirements posted on the door. Please read those and comply.</w:t>
      </w:r>
      <w:r>
        <w:rPr>
          <w:rFonts w:ascii="GE Inspira" w:hAnsi="GE Inspira"/>
          <w:color w:val="365F91" w:themeColor="accent1" w:themeShade="BF"/>
          <w:sz w:val="24"/>
          <w:szCs w:val="28"/>
        </w:rPr>
        <w:t xml:space="preserve"> You will find boxes with safety glasses in various locations, so you can always wear an eyewear if you forgot yours.</w:t>
      </w:r>
    </w:p>
    <w:p w14:paraId="78DAFAB6" w14:textId="53D39E5D" w:rsidR="00C70BBF" w:rsidRPr="00587CD4" w:rsidRDefault="00C70BBF" w:rsidP="00C70BBF">
      <w:pPr>
        <w:pStyle w:val="Heading1"/>
        <w:jc w:val="both"/>
        <w:rPr>
          <w:rFonts w:ascii="GE Inspira" w:hAnsi="GE Inspira"/>
          <w:sz w:val="40"/>
          <w:szCs w:val="24"/>
          <w:u w:val="single"/>
        </w:rPr>
      </w:pPr>
      <w:bookmarkStart w:id="206" w:name="_Toc508714107"/>
      <w:bookmarkStart w:id="207" w:name="_Toc146200900"/>
      <w:r w:rsidRPr="00587CD4">
        <w:rPr>
          <w:rFonts w:ascii="GE Inspira" w:hAnsi="GE Inspira"/>
          <w:sz w:val="40"/>
          <w:szCs w:val="24"/>
          <w:u w:val="single"/>
        </w:rPr>
        <w:t>(</w:t>
      </w:r>
      <w:r>
        <w:rPr>
          <w:rFonts w:ascii="GE Inspira" w:hAnsi="GE Inspira"/>
          <w:sz w:val="40"/>
          <w:szCs w:val="24"/>
          <w:u w:val="single"/>
        </w:rPr>
        <w:t>POWRA</w:t>
      </w:r>
      <w:r w:rsidRPr="00587CD4">
        <w:rPr>
          <w:rFonts w:ascii="GE Inspira" w:hAnsi="GE Inspira"/>
          <w:sz w:val="40"/>
          <w:szCs w:val="24"/>
          <w:u w:val="single"/>
        </w:rPr>
        <w:t xml:space="preserve">) </w:t>
      </w:r>
      <w:bookmarkEnd w:id="206"/>
      <w:r>
        <w:rPr>
          <w:rFonts w:ascii="GE Inspira" w:hAnsi="GE Inspira"/>
          <w:sz w:val="40"/>
          <w:szCs w:val="24"/>
          <w:u w:val="single"/>
        </w:rPr>
        <w:t>Point of Work Risk Assessment</w:t>
      </w:r>
      <w:bookmarkEnd w:id="207"/>
    </w:p>
    <w:p w14:paraId="0D584314" w14:textId="6AE60DDD" w:rsidR="00C70BBF" w:rsidRPr="00A015C7" w:rsidRDefault="00C70BBF" w:rsidP="00C70BBF">
      <w:pPr>
        <w:jc w:val="both"/>
        <w:rPr>
          <w:rFonts w:ascii="GE Inspira" w:hAnsi="GE Inspira"/>
          <w:color w:val="365F91" w:themeColor="accent1" w:themeShade="BF"/>
          <w:sz w:val="24"/>
          <w:szCs w:val="28"/>
          <w:u w:val="single"/>
        </w:rPr>
      </w:pPr>
      <w:r w:rsidRPr="00D74C86">
        <w:rPr>
          <w:rFonts w:ascii="GE Inspira" w:hAnsi="GE Inspira"/>
          <w:color w:val="365F91" w:themeColor="accent1" w:themeShade="BF"/>
          <w:sz w:val="24"/>
          <w:szCs w:val="28"/>
        </w:rPr>
        <w:t xml:space="preserve">A </w:t>
      </w:r>
      <w:r>
        <w:rPr>
          <w:rFonts w:ascii="GE Inspira" w:hAnsi="GE Inspira"/>
          <w:color w:val="365F91" w:themeColor="accent1" w:themeShade="BF"/>
          <w:sz w:val="24"/>
          <w:szCs w:val="28"/>
        </w:rPr>
        <w:t>POWRA</w:t>
      </w:r>
      <w:r w:rsidRPr="00D74C86">
        <w:rPr>
          <w:rFonts w:ascii="GE Inspira" w:hAnsi="GE Inspira"/>
          <w:color w:val="365F91" w:themeColor="accent1" w:themeShade="BF"/>
          <w:sz w:val="24"/>
          <w:szCs w:val="28"/>
        </w:rPr>
        <w:t xml:space="preserve"> must be developed and made available for each job task performed at </w:t>
      </w:r>
      <w:r>
        <w:rPr>
          <w:rFonts w:ascii="GE Inspira" w:hAnsi="GE Inspira"/>
          <w:color w:val="365F91" w:themeColor="accent1" w:themeShade="BF"/>
          <w:sz w:val="24"/>
          <w:szCs w:val="28"/>
        </w:rPr>
        <w:t>HLC</w:t>
      </w:r>
      <w:r w:rsidRPr="00D74C86">
        <w:rPr>
          <w:rFonts w:ascii="GE Inspira" w:hAnsi="GE Inspira"/>
          <w:color w:val="365F91" w:themeColor="accent1" w:themeShade="BF"/>
          <w:sz w:val="24"/>
          <w:szCs w:val="28"/>
        </w:rPr>
        <w:t>. This is intended to analyze the task at hand to analyze the best method to perform the task safely. It includes both routine and no</w:t>
      </w:r>
      <w:r>
        <w:rPr>
          <w:rFonts w:ascii="GE Inspira" w:hAnsi="GE Inspira"/>
          <w:color w:val="365F91" w:themeColor="accent1" w:themeShade="BF"/>
          <w:sz w:val="24"/>
          <w:szCs w:val="28"/>
        </w:rPr>
        <w:t xml:space="preserve">n-routine tasks and activities. </w:t>
      </w:r>
      <w:r w:rsidRPr="00D74C86">
        <w:rPr>
          <w:rFonts w:ascii="GE Inspira" w:hAnsi="GE Inspira"/>
          <w:color w:val="365F91" w:themeColor="accent1" w:themeShade="BF"/>
          <w:sz w:val="24"/>
          <w:szCs w:val="28"/>
        </w:rPr>
        <w:t>We find when we review and plan for a task, we stay safer - whethe</w:t>
      </w:r>
      <w:r>
        <w:rPr>
          <w:rFonts w:ascii="GE Inspira" w:hAnsi="GE Inspira"/>
          <w:color w:val="365F91" w:themeColor="accent1" w:themeShade="BF"/>
          <w:sz w:val="24"/>
          <w:szCs w:val="28"/>
        </w:rPr>
        <w:t>r it is routine or non-routine.</w:t>
      </w:r>
      <w:r w:rsidRPr="00D74C86">
        <w:rPr>
          <w:rFonts w:ascii="GE Inspira" w:hAnsi="GE Inspira"/>
          <w:color w:val="365F91" w:themeColor="accent1" w:themeShade="BF"/>
          <w:sz w:val="24"/>
          <w:szCs w:val="28"/>
        </w:rPr>
        <w:t xml:space="preserve"> The use of these </w:t>
      </w:r>
      <w:r>
        <w:rPr>
          <w:rFonts w:ascii="GE Inspira" w:hAnsi="GE Inspira"/>
          <w:color w:val="365F91" w:themeColor="accent1" w:themeShade="BF"/>
          <w:sz w:val="24"/>
          <w:szCs w:val="28"/>
        </w:rPr>
        <w:t>STAs</w:t>
      </w:r>
      <w:r w:rsidRPr="00D74C86">
        <w:rPr>
          <w:rFonts w:ascii="GE Inspira" w:hAnsi="GE Inspira"/>
          <w:color w:val="365F91" w:themeColor="accent1" w:themeShade="BF"/>
          <w:sz w:val="24"/>
          <w:szCs w:val="28"/>
        </w:rPr>
        <w:t xml:space="preserve"> has proved very beneficial and works - please use them!</w:t>
      </w:r>
      <w:r w:rsidR="00D36150">
        <w:rPr>
          <w:rFonts w:ascii="GE Inspira" w:hAnsi="GE Inspira"/>
          <w:color w:val="365F91" w:themeColor="accent1" w:themeShade="BF"/>
          <w:sz w:val="24"/>
          <w:szCs w:val="28"/>
        </w:rPr>
        <w:t xml:space="preserve"> </w:t>
      </w:r>
      <w:r w:rsidRPr="00A015C7">
        <w:rPr>
          <w:rFonts w:ascii="GE Inspira" w:hAnsi="GE Inspira"/>
          <w:color w:val="365F91" w:themeColor="accent1" w:themeShade="BF"/>
          <w:sz w:val="24"/>
          <w:szCs w:val="28"/>
          <w:u w:val="single"/>
        </w:rPr>
        <w:t xml:space="preserve">Upon completion of your task please return </w:t>
      </w:r>
      <w:r w:rsidR="003A151D">
        <w:rPr>
          <w:rFonts w:ascii="GE Inspira" w:hAnsi="GE Inspira"/>
          <w:color w:val="365F91" w:themeColor="accent1" w:themeShade="BF"/>
          <w:sz w:val="24"/>
          <w:szCs w:val="28"/>
          <w:u w:val="single"/>
        </w:rPr>
        <w:t>POWRA</w:t>
      </w:r>
      <w:r w:rsidRPr="00A015C7">
        <w:rPr>
          <w:rFonts w:ascii="GE Inspira" w:hAnsi="GE Inspira"/>
          <w:color w:val="365F91" w:themeColor="accent1" w:themeShade="BF"/>
          <w:sz w:val="24"/>
          <w:szCs w:val="28"/>
          <w:u w:val="single"/>
        </w:rPr>
        <w:t xml:space="preserve">s back to EHS Manager, Facility Manager or your </w:t>
      </w:r>
      <w:r w:rsidR="003A151D">
        <w:rPr>
          <w:rFonts w:ascii="GE Inspira" w:hAnsi="GE Inspira"/>
          <w:color w:val="365F91" w:themeColor="accent1" w:themeShade="BF"/>
          <w:sz w:val="24"/>
          <w:szCs w:val="28"/>
          <w:u w:val="single"/>
        </w:rPr>
        <w:t>PLL</w:t>
      </w:r>
      <w:r w:rsidRPr="00A015C7">
        <w:rPr>
          <w:rFonts w:ascii="GE Inspira" w:hAnsi="GE Inspira"/>
          <w:color w:val="365F91" w:themeColor="accent1" w:themeShade="BF"/>
          <w:sz w:val="24"/>
          <w:szCs w:val="28"/>
          <w:u w:val="single"/>
        </w:rPr>
        <w:t xml:space="preserve">. </w:t>
      </w:r>
    </w:p>
    <w:p w14:paraId="70A26FA8" w14:textId="1340BDAE" w:rsidR="00C70BBF" w:rsidRPr="003A151D" w:rsidRDefault="003A151D" w:rsidP="003A151D">
      <w:pPr>
        <w:pStyle w:val="Heading1"/>
        <w:jc w:val="both"/>
        <w:rPr>
          <w:rFonts w:ascii="GE Inspira" w:hAnsi="GE Inspira"/>
          <w:sz w:val="40"/>
          <w:szCs w:val="24"/>
          <w:u w:val="single"/>
        </w:rPr>
      </w:pPr>
      <w:bookmarkStart w:id="208" w:name="_Toc146200901"/>
      <w:r w:rsidRPr="003A151D">
        <w:rPr>
          <w:rFonts w:ascii="GE Inspira" w:hAnsi="GE Inspira"/>
          <w:sz w:val="40"/>
          <w:szCs w:val="24"/>
          <w:u w:val="single"/>
        </w:rPr>
        <w:t>Customer Tours/Walkdowns</w:t>
      </w:r>
      <w:bookmarkEnd w:id="208"/>
    </w:p>
    <w:p w14:paraId="41F4A36D" w14:textId="1876CF4C" w:rsidR="003A151D" w:rsidRPr="00D36150" w:rsidRDefault="00D36150" w:rsidP="00D36150">
      <w:pPr>
        <w:jc w:val="both"/>
        <w:rPr>
          <w:rFonts w:ascii="GE Inspira" w:hAnsi="GE Inspira"/>
          <w:color w:val="365F91" w:themeColor="accent1" w:themeShade="BF"/>
          <w:sz w:val="24"/>
          <w:szCs w:val="28"/>
        </w:rPr>
      </w:pPr>
      <w:r w:rsidRPr="00D36150">
        <w:rPr>
          <w:rFonts w:ascii="GE Inspira" w:hAnsi="GE Inspira"/>
          <w:color w:val="365F91" w:themeColor="accent1" w:themeShade="BF"/>
          <w:sz w:val="24"/>
          <w:szCs w:val="28"/>
        </w:rPr>
        <w:t xml:space="preserve">When conducting tours or equipment walkdowns for customers/students, the students MUST be always escorted by HLC employee or Instructor.  An evaluation of ongoing work and risks in the area must be completed by the instructor prior to bringing students into training bays or lab areas and all required PPE shall be </w:t>
      </w:r>
      <w:proofErr w:type="gramStart"/>
      <w:r w:rsidRPr="00D36150">
        <w:rPr>
          <w:rFonts w:ascii="GE Inspira" w:hAnsi="GE Inspira"/>
          <w:color w:val="365F91" w:themeColor="accent1" w:themeShade="BF"/>
          <w:sz w:val="24"/>
          <w:szCs w:val="28"/>
        </w:rPr>
        <w:t>worn at all times</w:t>
      </w:r>
      <w:proofErr w:type="gramEnd"/>
      <w:r w:rsidRPr="00D36150">
        <w:rPr>
          <w:rFonts w:ascii="GE Inspira" w:hAnsi="GE Inspira"/>
          <w:color w:val="365F91" w:themeColor="accent1" w:themeShade="BF"/>
          <w:sz w:val="24"/>
          <w:szCs w:val="28"/>
        </w:rPr>
        <w:t xml:space="preserve">.  Customer/Students should not be operating or manipulating any parts, </w:t>
      </w:r>
      <w:proofErr w:type="gramStart"/>
      <w:r w:rsidRPr="00D36150">
        <w:rPr>
          <w:rFonts w:ascii="GE Inspira" w:hAnsi="GE Inspira"/>
          <w:color w:val="365F91" w:themeColor="accent1" w:themeShade="BF"/>
          <w:sz w:val="24"/>
          <w:szCs w:val="28"/>
        </w:rPr>
        <w:t>tools</w:t>
      </w:r>
      <w:proofErr w:type="gramEnd"/>
      <w:r w:rsidRPr="00D36150">
        <w:rPr>
          <w:rFonts w:ascii="GE Inspira" w:hAnsi="GE Inspira"/>
          <w:color w:val="365F91" w:themeColor="accent1" w:themeShade="BF"/>
          <w:sz w:val="24"/>
          <w:szCs w:val="28"/>
        </w:rPr>
        <w:t xml:space="preserve"> or equipment unless they are properly trained and authorized to do so.   If you have any questions or need assistance with tours/walkdowns, contact HLC EHS manager or your PLL.</w:t>
      </w:r>
    </w:p>
    <w:p w14:paraId="0813866F" w14:textId="7290AB26" w:rsidR="003A151D" w:rsidRDefault="003A151D" w:rsidP="00040AF5"/>
    <w:p w14:paraId="0A6AB12B" w14:textId="7496D117" w:rsidR="00D7149A" w:rsidRDefault="00D7149A" w:rsidP="00D7149A">
      <w:pPr>
        <w:pStyle w:val="Heading1"/>
        <w:rPr>
          <w:rFonts w:ascii="GE Inspira" w:hAnsi="GE Inspira"/>
          <w:color w:val="17365D" w:themeColor="text2" w:themeShade="BF"/>
        </w:rPr>
      </w:pPr>
      <w:bookmarkStart w:id="209" w:name="_Toc146200902"/>
      <w:r>
        <w:rPr>
          <w:rFonts w:ascii="GE Inspira" w:hAnsi="GE Inspira"/>
          <w:sz w:val="40"/>
          <w:u w:val="single"/>
        </w:rPr>
        <w:lastRenderedPageBreak/>
        <w:t>Printer</w:t>
      </w:r>
      <w:r w:rsidR="00AD6DF8">
        <w:rPr>
          <w:rFonts w:ascii="GE Inspira" w:hAnsi="GE Inspira"/>
          <w:sz w:val="40"/>
          <w:u w:val="single"/>
        </w:rPr>
        <w:t>(s)</w:t>
      </w:r>
      <w:bookmarkEnd w:id="209"/>
    </w:p>
    <w:p w14:paraId="3A1B6EBA" w14:textId="77777777" w:rsidR="004B5453" w:rsidRPr="004B5453" w:rsidRDefault="004B5453" w:rsidP="004B5453">
      <w:pPr>
        <w:spacing w:after="0" w:line="240" w:lineRule="auto"/>
        <w:rPr>
          <w:rFonts w:ascii="GE Inspira" w:hAnsi="GE Inspira"/>
          <w:color w:val="17365D" w:themeColor="text2" w:themeShade="BF"/>
        </w:rPr>
      </w:pPr>
    </w:p>
    <w:p w14:paraId="4973A093" w14:textId="77777777" w:rsidR="00107A0A" w:rsidRPr="003D2280" w:rsidRDefault="00107A0A" w:rsidP="00107A0A">
      <w:pPr>
        <w:rPr>
          <w:rFonts w:ascii="GE Inspira" w:hAnsi="GE Inspira"/>
          <w:color w:val="17365D" w:themeColor="text2" w:themeShade="BF"/>
        </w:rPr>
      </w:pPr>
      <w:r w:rsidRPr="003D2280">
        <w:rPr>
          <w:rFonts w:ascii="GE Inspira" w:hAnsi="GE Inspira"/>
          <w:color w:val="17365D" w:themeColor="text2" w:themeShade="BF"/>
        </w:rPr>
        <w:t xml:space="preserve">If you can access the BLUESSO Network, click on the link </w:t>
      </w:r>
      <w:r w:rsidR="00AD6DF8">
        <w:rPr>
          <w:rFonts w:ascii="GE Inspira" w:hAnsi="GE Inspira"/>
          <w:color w:val="17365D" w:themeColor="text2" w:themeShade="BF"/>
        </w:rPr>
        <w:t xml:space="preserve">to the print server </w:t>
      </w:r>
      <w:r w:rsidRPr="003D2280">
        <w:rPr>
          <w:rFonts w:ascii="GE Inspira" w:hAnsi="GE Inspira"/>
          <w:color w:val="17365D" w:themeColor="text2" w:themeShade="BF"/>
        </w:rPr>
        <w:t xml:space="preserve">below to install </w:t>
      </w:r>
      <w:r w:rsidR="00AD6DF8">
        <w:rPr>
          <w:rFonts w:ascii="GE Inspira" w:hAnsi="GE Inspira"/>
          <w:color w:val="17365D" w:themeColor="text2" w:themeShade="BF"/>
        </w:rPr>
        <w:t xml:space="preserve">a </w:t>
      </w:r>
      <w:r w:rsidRPr="003D2280">
        <w:rPr>
          <w:rFonts w:ascii="GE Inspira" w:hAnsi="GE Inspira"/>
          <w:color w:val="17365D" w:themeColor="text2" w:themeShade="BF"/>
        </w:rPr>
        <w:t>printer</w:t>
      </w:r>
      <w:r w:rsidR="00967015" w:rsidRPr="003D2280">
        <w:rPr>
          <w:rFonts w:ascii="GE Inspira" w:hAnsi="GE Inspira"/>
          <w:color w:val="17365D" w:themeColor="text2" w:themeShade="BF"/>
        </w:rPr>
        <w:t>.</w:t>
      </w:r>
      <w:r w:rsidRPr="003D2280">
        <w:rPr>
          <w:rFonts w:ascii="GE Inspira" w:hAnsi="GE Inspira"/>
          <w:color w:val="17365D" w:themeColor="text2" w:themeShade="BF"/>
        </w:rPr>
        <w:t xml:space="preserve"> </w:t>
      </w:r>
    </w:p>
    <w:bookmarkStart w:id="210" w:name="OLE_LINK1"/>
    <w:p w14:paraId="73E3FA6C" w14:textId="77777777" w:rsidR="00B3786E" w:rsidRPr="00B3786E" w:rsidRDefault="00B3786E" w:rsidP="00107A0A">
      <w:pPr>
        <w:rPr>
          <w:rStyle w:val="Hyperlink"/>
          <w:rFonts w:ascii="GE Inspira" w:hAnsi="GE Inspira"/>
        </w:rPr>
      </w:pPr>
      <w:r>
        <w:rPr>
          <w:rStyle w:val="Hyperlink"/>
          <w:rFonts w:ascii="GE Inspira" w:hAnsi="GE Inspira"/>
        </w:rPr>
        <w:fldChar w:fldCharType="begin"/>
      </w:r>
      <w:r>
        <w:rPr>
          <w:rStyle w:val="Hyperlink"/>
          <w:rFonts w:ascii="GE Inspira" w:hAnsi="GE Inspira"/>
        </w:rPr>
        <w:instrText xml:space="preserve"> HYPERLINK "\\\\avnfwp0237v02" </w:instrText>
      </w:r>
      <w:r>
        <w:rPr>
          <w:rStyle w:val="Hyperlink"/>
          <w:rFonts w:ascii="GE Inspira" w:hAnsi="GE Inspira"/>
        </w:rPr>
      </w:r>
      <w:r>
        <w:rPr>
          <w:rStyle w:val="Hyperlink"/>
          <w:rFonts w:ascii="GE Inspira" w:hAnsi="GE Inspira"/>
        </w:rPr>
        <w:fldChar w:fldCharType="separate"/>
      </w:r>
      <w:r w:rsidRPr="00B3786E">
        <w:rPr>
          <w:rStyle w:val="Hyperlink"/>
          <w:rFonts w:ascii="GE Inspira" w:hAnsi="GE Inspira"/>
        </w:rPr>
        <w:t>\\avnfwp0237v02</w:t>
      </w:r>
      <w:r>
        <w:rPr>
          <w:rStyle w:val="Hyperlink"/>
          <w:rFonts w:ascii="GE Inspira" w:hAnsi="GE Inspira"/>
        </w:rPr>
        <w:fldChar w:fldCharType="end"/>
      </w:r>
    </w:p>
    <w:bookmarkEnd w:id="210"/>
    <w:p w14:paraId="0C0AE4F8" w14:textId="77777777" w:rsidR="00AD6DF8" w:rsidRPr="003D2280" w:rsidRDefault="00107A0A" w:rsidP="00AD6DF8">
      <w:pPr>
        <w:spacing w:after="120"/>
        <w:rPr>
          <w:rFonts w:ascii="GE Inspira" w:hAnsi="GE Inspira"/>
          <w:color w:val="17365D" w:themeColor="text2" w:themeShade="BF"/>
        </w:rPr>
      </w:pPr>
      <w:r w:rsidRPr="003D2280">
        <w:rPr>
          <w:rFonts w:ascii="GE Inspira" w:hAnsi="GE Inspira"/>
          <w:color w:val="17365D" w:themeColor="text2" w:themeShade="BF"/>
        </w:rPr>
        <w:t>On the resulting window</w:t>
      </w:r>
      <w:r w:rsidR="004B5453">
        <w:rPr>
          <w:rFonts w:ascii="GE Inspira" w:hAnsi="GE Inspira"/>
          <w:color w:val="17365D" w:themeColor="text2" w:themeShade="BF"/>
        </w:rPr>
        <w:t>,</w:t>
      </w:r>
      <w:r w:rsidRPr="003D2280">
        <w:rPr>
          <w:rFonts w:ascii="GE Inspira" w:hAnsi="GE Inspira"/>
          <w:color w:val="17365D" w:themeColor="text2" w:themeShade="BF"/>
        </w:rPr>
        <w:t xml:space="preserve"> </w:t>
      </w:r>
      <w:r w:rsidR="00AD6DF8">
        <w:rPr>
          <w:rFonts w:ascii="GE Inspira" w:hAnsi="GE Inspira"/>
          <w:color w:val="17365D" w:themeColor="text2" w:themeShade="BF"/>
        </w:rPr>
        <w:t xml:space="preserve">listed </w:t>
      </w:r>
      <w:r w:rsidRPr="003D2280">
        <w:rPr>
          <w:rFonts w:ascii="GE Inspira" w:hAnsi="GE Inspira"/>
          <w:color w:val="17365D" w:themeColor="text2" w:themeShade="BF"/>
        </w:rPr>
        <w:t xml:space="preserve">in alphabetical order, find </w:t>
      </w:r>
      <w:r w:rsidRPr="003D2280">
        <w:rPr>
          <w:rFonts w:ascii="GE Inspira" w:hAnsi="GE Inspira"/>
          <w:b/>
          <w:color w:val="17365D" w:themeColor="text2" w:themeShade="BF"/>
        </w:rPr>
        <w:t>HLC_Xerox_BLDG_1</w:t>
      </w:r>
      <w:r w:rsidR="00967015" w:rsidRPr="003D2280">
        <w:rPr>
          <w:rFonts w:ascii="GE Inspira" w:hAnsi="GE Inspira"/>
          <w:b/>
          <w:color w:val="17365D" w:themeColor="text2" w:themeShade="BF"/>
        </w:rPr>
        <w:t>_Color</w:t>
      </w:r>
      <w:r w:rsidRPr="003D2280">
        <w:rPr>
          <w:rFonts w:ascii="GE Inspira" w:hAnsi="GE Inspira"/>
          <w:color w:val="17365D" w:themeColor="text2" w:themeShade="BF"/>
        </w:rPr>
        <w:t xml:space="preserve"> and double click its icon. </w:t>
      </w:r>
    </w:p>
    <w:p w14:paraId="18FEA895" w14:textId="77777777" w:rsidR="00107A0A" w:rsidRDefault="00AD6DF8" w:rsidP="00107A0A">
      <w:pPr>
        <w:spacing w:after="0"/>
      </w:pPr>
      <w:r>
        <w:rPr>
          <w:noProof/>
        </w:rPr>
        <mc:AlternateContent>
          <mc:Choice Requires="wps">
            <w:drawing>
              <wp:anchor distT="0" distB="0" distL="114300" distR="114300" simplePos="0" relativeHeight="251663360" behindDoc="0" locked="0" layoutInCell="1" allowOverlap="1" wp14:anchorId="4CC1E231" wp14:editId="450F53F5">
                <wp:simplePos x="0" y="0"/>
                <wp:positionH relativeFrom="column">
                  <wp:posOffset>2676525</wp:posOffset>
                </wp:positionH>
                <wp:positionV relativeFrom="paragraph">
                  <wp:posOffset>542925</wp:posOffset>
                </wp:positionV>
                <wp:extent cx="1304925" cy="323850"/>
                <wp:effectExtent l="0" t="0" r="28575" b="19050"/>
                <wp:wrapNone/>
                <wp:docPr id="20" name="Oval 20"/>
                <wp:cNvGraphicFramePr/>
                <a:graphic xmlns:a="http://schemas.openxmlformats.org/drawingml/2006/main">
                  <a:graphicData uri="http://schemas.microsoft.com/office/word/2010/wordprocessingShape">
                    <wps:wsp>
                      <wps:cNvSpPr/>
                      <wps:spPr>
                        <a:xfrm>
                          <a:off x="0" y="0"/>
                          <a:ext cx="1304925" cy="323850"/>
                        </a:xfrm>
                        <a:prstGeom prst="ellipse">
                          <a:avLst/>
                        </a:prstGeom>
                        <a:no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614949" id="Oval 20" o:spid="_x0000_s1026" style="position:absolute;margin-left:210.75pt;margin-top:42.75pt;width:102.75pt;height:2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" filled="f" strokecolor="#17365d [2415]" strokeweight="2pt"/>
            </w:pict>
          </mc:Fallback>
        </mc:AlternateContent>
      </w:r>
      <w:r w:rsidR="00B3786E" w:rsidRPr="00B3786E">
        <w:rPr>
          <w:noProof/>
        </w:rPr>
        <w:drawing>
          <wp:inline distT="0" distB="0" distL="0" distR="0" wp14:anchorId="7814B5E4" wp14:editId="4D92EE81">
            <wp:extent cx="5181600" cy="1422061"/>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10475" cy="1429986"/>
                    </a:xfrm>
                    <a:prstGeom prst="rect">
                      <a:avLst/>
                    </a:prstGeom>
                  </pic:spPr>
                </pic:pic>
              </a:graphicData>
            </a:graphic>
          </wp:inline>
        </w:drawing>
      </w:r>
    </w:p>
    <w:p w14:paraId="7C960F3A" w14:textId="77777777" w:rsidR="00AD6DF8" w:rsidRDefault="00AD6DF8" w:rsidP="00107A0A">
      <w:pPr>
        <w:spacing w:after="0"/>
        <w:rPr>
          <w:rFonts w:ascii="GE Inspira" w:hAnsi="GE Inspira"/>
          <w:color w:val="17365D" w:themeColor="text2" w:themeShade="BF"/>
        </w:rPr>
      </w:pPr>
    </w:p>
    <w:p w14:paraId="23D31FA1" w14:textId="77777777" w:rsidR="00107A0A" w:rsidRDefault="00B3786E" w:rsidP="00AD6DF8">
      <w:pPr>
        <w:spacing w:after="120"/>
        <w:rPr>
          <w:rFonts w:ascii="GE Inspira" w:hAnsi="GE Inspira"/>
          <w:color w:val="17365D" w:themeColor="text2" w:themeShade="BF"/>
        </w:rPr>
      </w:pPr>
      <w:r>
        <w:rPr>
          <w:rFonts w:ascii="GE Inspira" w:hAnsi="GE Inspira"/>
          <w:color w:val="17365D" w:themeColor="text2" w:themeShade="BF"/>
        </w:rPr>
        <w:t>The connection will</w:t>
      </w:r>
      <w:r w:rsidR="00107A0A" w:rsidRPr="003D2280">
        <w:rPr>
          <w:rFonts w:ascii="GE Inspira" w:hAnsi="GE Inspira"/>
          <w:color w:val="17365D" w:themeColor="text2" w:themeShade="BF"/>
        </w:rPr>
        <w:t xml:space="preserve"> begin and install the print driver as in the example below. </w:t>
      </w:r>
    </w:p>
    <w:p w14:paraId="75712B31" w14:textId="77777777" w:rsidR="00107A0A" w:rsidRDefault="00B3786E" w:rsidP="00107A0A">
      <w:pPr>
        <w:spacing w:after="0"/>
      </w:pPr>
      <w:r w:rsidRPr="00B3786E">
        <w:rPr>
          <w:noProof/>
        </w:rPr>
        <w:drawing>
          <wp:inline distT="0" distB="0" distL="0" distR="0" wp14:anchorId="18D49C50" wp14:editId="2F7D6D8C">
            <wp:extent cx="3028950" cy="155308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43036" cy="1560310"/>
                    </a:xfrm>
                    <a:prstGeom prst="rect">
                      <a:avLst/>
                    </a:prstGeom>
                  </pic:spPr>
                </pic:pic>
              </a:graphicData>
            </a:graphic>
          </wp:inline>
        </w:drawing>
      </w:r>
    </w:p>
    <w:p w14:paraId="1192F07D" w14:textId="77777777" w:rsidR="00AD6DF8" w:rsidRDefault="00AD6DF8" w:rsidP="00107A0A">
      <w:pPr>
        <w:spacing w:after="0"/>
        <w:rPr>
          <w:rFonts w:ascii="GE Inspira" w:hAnsi="GE Inspira"/>
          <w:color w:val="17365D" w:themeColor="text2" w:themeShade="BF"/>
        </w:rPr>
      </w:pPr>
    </w:p>
    <w:p w14:paraId="4D209E49" w14:textId="77777777" w:rsidR="00107A0A" w:rsidRDefault="00107A0A" w:rsidP="00AD6DF8">
      <w:pPr>
        <w:spacing w:after="120"/>
        <w:rPr>
          <w:rFonts w:ascii="GE Inspira" w:hAnsi="GE Inspira"/>
          <w:color w:val="17365D" w:themeColor="text2" w:themeShade="BF"/>
        </w:rPr>
      </w:pPr>
      <w:r w:rsidRPr="00DD127C">
        <w:rPr>
          <w:rFonts w:ascii="GE Inspira" w:hAnsi="GE Inspira"/>
          <w:color w:val="17365D" w:themeColor="text2" w:themeShade="BF"/>
        </w:rPr>
        <w:t>Finally</w:t>
      </w:r>
      <w:r w:rsidR="00B3786E">
        <w:rPr>
          <w:rFonts w:ascii="GE Inspira" w:hAnsi="GE Inspira"/>
          <w:color w:val="17365D" w:themeColor="text2" w:themeShade="BF"/>
        </w:rPr>
        <w:t>,</w:t>
      </w:r>
      <w:r w:rsidRPr="00DD127C">
        <w:rPr>
          <w:rFonts w:ascii="GE Inspira" w:hAnsi="GE Inspira"/>
          <w:color w:val="17365D" w:themeColor="text2" w:themeShade="BF"/>
        </w:rPr>
        <w:t xml:space="preserve"> you will see this window completing the installation. </w:t>
      </w:r>
    </w:p>
    <w:p w14:paraId="77653D2B" w14:textId="77777777" w:rsidR="00107A0A" w:rsidRDefault="00B3786E" w:rsidP="00107A0A">
      <w:r>
        <w:rPr>
          <w:noProof/>
        </w:rPr>
        <w:drawing>
          <wp:inline distT="0" distB="0" distL="0" distR="0" wp14:anchorId="79E06E72" wp14:editId="31F9FC68">
            <wp:extent cx="4410075" cy="18939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32009" cy="1903402"/>
                    </a:xfrm>
                    <a:prstGeom prst="rect">
                      <a:avLst/>
                    </a:prstGeom>
                  </pic:spPr>
                </pic:pic>
              </a:graphicData>
            </a:graphic>
          </wp:inline>
        </w:drawing>
      </w:r>
    </w:p>
    <w:p w14:paraId="01E894FC" w14:textId="77777777" w:rsidR="00AD6DF8" w:rsidRDefault="00AA236C" w:rsidP="00AA236C">
      <w:pPr>
        <w:rPr>
          <w:rFonts w:ascii="GE Inspira" w:hAnsi="GE Inspira"/>
          <w:color w:val="17365D" w:themeColor="text2" w:themeShade="BF"/>
        </w:rPr>
      </w:pPr>
      <w:r>
        <w:rPr>
          <w:rFonts w:ascii="GE Inspira" w:hAnsi="GE Inspira"/>
          <w:color w:val="17365D" w:themeColor="text2" w:themeShade="BF"/>
        </w:rPr>
        <w:t>To</w:t>
      </w:r>
      <w:r w:rsidRPr="003D2280">
        <w:rPr>
          <w:rFonts w:ascii="GE Inspira" w:hAnsi="GE Inspira"/>
          <w:color w:val="17365D" w:themeColor="text2" w:themeShade="BF"/>
        </w:rPr>
        <w:t xml:space="preserve"> install </w:t>
      </w:r>
      <w:r w:rsidR="00AD6DF8">
        <w:rPr>
          <w:rFonts w:ascii="GE Inspira" w:hAnsi="GE Inspira"/>
          <w:color w:val="17365D" w:themeColor="text2" w:themeShade="BF"/>
        </w:rPr>
        <w:t xml:space="preserve">additional printers, use the link </w:t>
      </w:r>
      <w:r w:rsidR="00AE691F">
        <w:rPr>
          <w:rFonts w:ascii="GE Inspira" w:hAnsi="GE Inspira"/>
          <w:color w:val="17365D" w:themeColor="text2" w:themeShade="BF"/>
        </w:rPr>
        <w:t xml:space="preserve">above </w:t>
      </w:r>
      <w:r w:rsidR="00AD6DF8">
        <w:rPr>
          <w:rFonts w:ascii="GE Inspira" w:hAnsi="GE Inspira"/>
          <w:color w:val="17365D" w:themeColor="text2" w:themeShade="BF"/>
        </w:rPr>
        <w:t>to the print server and search for the desired printer</w:t>
      </w:r>
      <w:r w:rsidR="00AE691F">
        <w:rPr>
          <w:rFonts w:ascii="GE Inspira" w:hAnsi="GE Inspira"/>
          <w:color w:val="17365D" w:themeColor="text2" w:themeShade="BF"/>
        </w:rPr>
        <w:t>,</w:t>
      </w:r>
      <w:r w:rsidR="00AD6DF8">
        <w:rPr>
          <w:rFonts w:ascii="GE Inspira" w:hAnsi="GE Inspira"/>
          <w:color w:val="17365D" w:themeColor="text2" w:themeShade="BF"/>
        </w:rPr>
        <w:t xml:space="preserve"> </w:t>
      </w:r>
      <w:r w:rsidR="00AE691F">
        <w:rPr>
          <w:rFonts w:ascii="GE Inspira" w:hAnsi="GE Inspira"/>
          <w:color w:val="17365D" w:themeColor="text2" w:themeShade="BF"/>
        </w:rPr>
        <w:t>then</w:t>
      </w:r>
      <w:r w:rsidR="00AD6DF8">
        <w:rPr>
          <w:rFonts w:ascii="GE Inspira" w:hAnsi="GE Inspira"/>
          <w:color w:val="17365D" w:themeColor="text2" w:themeShade="BF"/>
        </w:rPr>
        <w:t xml:space="preserve"> follow the same steps</w:t>
      </w:r>
      <w:r w:rsidR="00AE691F">
        <w:rPr>
          <w:rFonts w:ascii="GE Inspira" w:hAnsi="GE Inspira"/>
          <w:color w:val="17365D" w:themeColor="text2" w:themeShade="BF"/>
        </w:rPr>
        <w:t xml:space="preserve"> as above</w:t>
      </w:r>
      <w:r w:rsidR="00AD6DF8">
        <w:rPr>
          <w:rFonts w:ascii="GE Inspira" w:hAnsi="GE Inspira"/>
          <w:color w:val="17365D" w:themeColor="text2" w:themeShade="BF"/>
        </w:rPr>
        <w:t>:</w:t>
      </w:r>
    </w:p>
    <w:p w14:paraId="52A82C7C" w14:textId="77777777" w:rsidR="00AA236C" w:rsidRDefault="00AD6DF8" w:rsidP="00AD6DF8">
      <w:pPr>
        <w:spacing w:after="0" w:line="240" w:lineRule="auto"/>
        <w:rPr>
          <w:rFonts w:ascii="GE Inspira" w:hAnsi="GE Inspira"/>
          <w:color w:val="17365D" w:themeColor="text2" w:themeShade="BF"/>
        </w:rPr>
      </w:pPr>
      <w:r>
        <w:rPr>
          <w:rFonts w:ascii="GE Inspira" w:hAnsi="GE Inspira"/>
          <w:color w:val="17365D" w:themeColor="text2" w:themeShade="BF"/>
        </w:rPr>
        <w:t>HLC_Xerox_Bldg_1</w:t>
      </w:r>
      <w:proofErr w:type="gramStart"/>
      <w:r>
        <w:rPr>
          <w:rFonts w:ascii="GE Inspira" w:hAnsi="GE Inspira"/>
          <w:color w:val="17365D" w:themeColor="text2" w:themeShade="BF"/>
        </w:rPr>
        <w:t xml:space="preserve">   (</w:t>
      </w:r>
      <w:proofErr w:type="gramEnd"/>
      <w:r>
        <w:rPr>
          <w:rFonts w:ascii="GE Inspira" w:hAnsi="GE Inspira"/>
          <w:color w:val="17365D" w:themeColor="text2" w:themeShade="BF"/>
        </w:rPr>
        <w:t xml:space="preserve">B&amp;W printer </w:t>
      </w:r>
      <w:proofErr w:type="spellStart"/>
      <w:r>
        <w:rPr>
          <w:rFonts w:ascii="GE Inspira" w:hAnsi="GE Inspira"/>
          <w:color w:val="17365D" w:themeColor="text2" w:themeShade="BF"/>
        </w:rPr>
        <w:t>Bldg</w:t>
      </w:r>
      <w:proofErr w:type="spellEnd"/>
      <w:r>
        <w:rPr>
          <w:rFonts w:ascii="GE Inspira" w:hAnsi="GE Inspira"/>
          <w:color w:val="17365D" w:themeColor="text2" w:themeShade="BF"/>
        </w:rPr>
        <w:t xml:space="preserve"> 1, first floor)</w:t>
      </w:r>
    </w:p>
    <w:p w14:paraId="18BF7FF2" w14:textId="77777777" w:rsidR="00AD6DF8" w:rsidRPr="003D2280" w:rsidRDefault="00AD6DF8" w:rsidP="00AA236C">
      <w:pPr>
        <w:rPr>
          <w:rFonts w:ascii="GE Inspira" w:hAnsi="GE Inspira"/>
          <w:color w:val="17365D" w:themeColor="text2" w:themeShade="BF"/>
        </w:rPr>
      </w:pPr>
      <w:r>
        <w:rPr>
          <w:rFonts w:ascii="GE Inspira" w:hAnsi="GE Inspira"/>
          <w:color w:val="17365D" w:themeColor="text2" w:themeShade="BF"/>
        </w:rPr>
        <w:t>HLC_Xerox_Bldg_3</w:t>
      </w:r>
      <w:proofErr w:type="gramStart"/>
      <w:r>
        <w:rPr>
          <w:rFonts w:ascii="GE Inspira" w:hAnsi="GE Inspira"/>
          <w:color w:val="17365D" w:themeColor="text2" w:themeShade="BF"/>
        </w:rPr>
        <w:t xml:space="preserve">   (</w:t>
      </w:r>
      <w:proofErr w:type="gramEnd"/>
      <w:r>
        <w:rPr>
          <w:rFonts w:ascii="GE Inspira" w:hAnsi="GE Inspira"/>
          <w:color w:val="17365D" w:themeColor="text2" w:themeShade="BF"/>
        </w:rPr>
        <w:t xml:space="preserve">B&amp;W printer </w:t>
      </w:r>
      <w:proofErr w:type="spellStart"/>
      <w:r>
        <w:rPr>
          <w:rFonts w:ascii="GE Inspira" w:hAnsi="GE Inspira"/>
          <w:color w:val="17365D" w:themeColor="text2" w:themeShade="BF"/>
        </w:rPr>
        <w:t>Bldg</w:t>
      </w:r>
      <w:proofErr w:type="spellEnd"/>
      <w:r>
        <w:rPr>
          <w:rFonts w:ascii="GE Inspira" w:hAnsi="GE Inspira"/>
          <w:color w:val="17365D" w:themeColor="text2" w:themeShade="BF"/>
        </w:rPr>
        <w:t xml:space="preserve"> 3, second floor)</w:t>
      </w:r>
    </w:p>
    <w:p w14:paraId="059C2ACE" w14:textId="77777777" w:rsidR="00974C01" w:rsidRDefault="00974C01"/>
    <w:p w14:paraId="5322C3AD" w14:textId="77777777" w:rsidR="00967015" w:rsidRPr="003D2280" w:rsidRDefault="00050B81">
      <w:pPr>
        <w:rPr>
          <w:rFonts w:ascii="GE Inspira" w:hAnsi="GE Inspira"/>
          <w:color w:val="17365D" w:themeColor="text2" w:themeShade="BF"/>
          <w:u w:val="single"/>
        </w:rPr>
      </w:pPr>
      <w:r w:rsidRPr="003D2280">
        <w:rPr>
          <w:rFonts w:ascii="GE Inspira" w:hAnsi="GE Inspira"/>
          <w:color w:val="17365D" w:themeColor="text2" w:themeShade="BF"/>
          <w:u w:val="single"/>
        </w:rPr>
        <w:t xml:space="preserve">For directions </w:t>
      </w:r>
      <w:r w:rsidR="00423B08">
        <w:rPr>
          <w:rFonts w:ascii="GE Inspira" w:hAnsi="GE Inspira"/>
          <w:color w:val="17365D" w:themeColor="text2" w:themeShade="BF"/>
          <w:u w:val="single"/>
        </w:rPr>
        <w:t>to install</w:t>
      </w:r>
      <w:r w:rsidRPr="003D2280">
        <w:rPr>
          <w:rFonts w:ascii="GE Inspira" w:hAnsi="GE Inspira"/>
          <w:color w:val="17365D" w:themeColor="text2" w:themeShade="BF"/>
          <w:u w:val="single"/>
        </w:rPr>
        <w:t xml:space="preserve"> the student printer, see the HLC Guidebook page 26.</w:t>
      </w:r>
    </w:p>
    <w:p w14:paraId="0F7E8828" w14:textId="77777777" w:rsidR="00040AF5" w:rsidRPr="00305B6E" w:rsidRDefault="00040AF5" w:rsidP="00040AF5">
      <w:pPr>
        <w:pStyle w:val="Heading1"/>
        <w:rPr>
          <w:rFonts w:ascii="GE Inspira" w:hAnsi="GE Inspira"/>
          <w:sz w:val="40"/>
          <w:u w:val="single"/>
        </w:rPr>
      </w:pPr>
      <w:bookmarkStart w:id="211" w:name="_Toc146200903"/>
      <w:r w:rsidRPr="00305B6E">
        <w:rPr>
          <w:rFonts w:ascii="GE Inspira" w:hAnsi="GE Inspira"/>
          <w:sz w:val="40"/>
          <w:u w:val="single"/>
        </w:rPr>
        <w:lastRenderedPageBreak/>
        <w:t>Facilities Issues</w:t>
      </w:r>
      <w:bookmarkEnd w:id="211"/>
    </w:p>
    <w:p w14:paraId="043A240D" w14:textId="355630DD" w:rsidR="00040AF5" w:rsidRDefault="00040AF5" w:rsidP="00040AF5">
      <w:pPr>
        <w:rPr>
          <w:rFonts w:ascii="GE Inspira" w:hAnsi="GE Inspira"/>
          <w:color w:val="17365D" w:themeColor="text2" w:themeShade="BF"/>
        </w:rPr>
      </w:pPr>
      <w:r w:rsidRPr="00F04478">
        <w:rPr>
          <w:rFonts w:ascii="GE Inspira" w:hAnsi="GE Inspira"/>
          <w:color w:val="17365D" w:themeColor="text2" w:themeShade="BF"/>
        </w:rPr>
        <w:t xml:space="preserve">For any facilities related requests such as classroom set up, HVAC issues, broken equipment, etc. there is a maintenance request </w:t>
      </w:r>
      <w:proofErr w:type="gramStart"/>
      <w:r w:rsidRPr="00F04478">
        <w:rPr>
          <w:rFonts w:ascii="GE Inspira" w:hAnsi="GE Inspira"/>
          <w:color w:val="17365D" w:themeColor="text2" w:themeShade="BF"/>
        </w:rPr>
        <w:t>work flow</w:t>
      </w:r>
      <w:proofErr w:type="gramEnd"/>
      <w:r w:rsidRPr="00F04478">
        <w:rPr>
          <w:rFonts w:ascii="GE Inspira" w:hAnsi="GE Inspira"/>
          <w:color w:val="17365D" w:themeColor="text2" w:themeShade="BF"/>
        </w:rPr>
        <w:t xml:space="preserve"> located on the </w:t>
      </w:r>
      <w:r w:rsidR="00E05845">
        <w:rPr>
          <w:rFonts w:ascii="GE Inspira" w:hAnsi="GE Inspira"/>
          <w:color w:val="17365D" w:themeColor="text2" w:themeShade="BF"/>
        </w:rPr>
        <w:t xml:space="preserve">GP Training Operations </w:t>
      </w:r>
      <w:proofErr w:type="spellStart"/>
      <w:r w:rsidR="00E05845">
        <w:rPr>
          <w:rFonts w:ascii="GE Inspira" w:hAnsi="GE Inspira"/>
          <w:color w:val="17365D" w:themeColor="text2" w:themeShade="BF"/>
        </w:rPr>
        <w:t>Quicklinks</w:t>
      </w:r>
      <w:proofErr w:type="spellEnd"/>
      <w:r w:rsidRPr="00F04478">
        <w:rPr>
          <w:rFonts w:ascii="GE Inspira" w:hAnsi="GE Inspira"/>
          <w:color w:val="17365D" w:themeColor="text2" w:themeShade="BF"/>
        </w:rPr>
        <w:t xml:space="preserve"> Site: </w:t>
      </w:r>
    </w:p>
    <w:p w14:paraId="3234EC18" w14:textId="19EC800F" w:rsidR="00E05845" w:rsidRDefault="00FC25D6" w:rsidP="00040AF5">
      <w:hyperlink r:id="rId47" w:history="1">
        <w:r w:rsidR="00E05845" w:rsidRPr="00922DFF">
          <w:rPr>
            <w:rStyle w:val="Hyperlink"/>
          </w:rPr>
          <w:t>https://app.sc.ge.com/sites/1567233/portal/1043228</w:t>
        </w:r>
      </w:hyperlink>
    </w:p>
    <w:p w14:paraId="36FFDFCB" w14:textId="72C2B209" w:rsidR="00040AF5" w:rsidRDefault="00040AF5" w:rsidP="00040AF5">
      <w:r>
        <w:rPr>
          <w:noProof/>
        </w:rPr>
        <w:drawing>
          <wp:inline distT="0" distB="0" distL="0" distR="0" wp14:anchorId="5287C723" wp14:editId="0FEB410E">
            <wp:extent cx="5560697" cy="2799917"/>
            <wp:effectExtent l="0" t="0" r="190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60697" cy="2799917"/>
                    </a:xfrm>
                    <a:prstGeom prst="rect">
                      <a:avLst/>
                    </a:prstGeom>
                  </pic:spPr>
                </pic:pic>
              </a:graphicData>
            </a:graphic>
          </wp:inline>
        </w:drawing>
      </w:r>
    </w:p>
    <w:p w14:paraId="2E186A99" w14:textId="39AF207C" w:rsidR="00E05845" w:rsidRDefault="00FC25D6" w:rsidP="00040AF5">
      <w:hyperlink r:id="rId49" w:history="1">
        <w:r w:rsidR="00E05845" w:rsidRPr="00922DFF">
          <w:rPr>
            <w:rStyle w:val="Hyperlink"/>
          </w:rPr>
          <w:t>https://app.sc.ge.com/workflows/initiate/801910</w:t>
        </w:r>
      </w:hyperlink>
    </w:p>
    <w:p w14:paraId="5DAB13C6" w14:textId="62067DE3" w:rsidR="00040AF5" w:rsidRPr="00F04478" w:rsidRDefault="00040AF5" w:rsidP="00040AF5">
      <w:pPr>
        <w:rPr>
          <w:rFonts w:ascii="GE Inspira" w:hAnsi="GE Inspira"/>
          <w:color w:val="17365D" w:themeColor="text2" w:themeShade="BF"/>
        </w:rPr>
      </w:pPr>
      <w:r>
        <w:rPr>
          <w:rFonts w:ascii="GE Inspira" w:hAnsi="GE Inspira"/>
          <w:color w:val="17365D" w:themeColor="text2" w:themeShade="BF"/>
        </w:rPr>
        <w:t>Please follow up any</w:t>
      </w:r>
      <w:r w:rsidRPr="00F04478">
        <w:rPr>
          <w:rFonts w:ascii="GE Inspira" w:hAnsi="GE Inspira"/>
          <w:color w:val="17365D" w:themeColor="text2" w:themeShade="BF"/>
        </w:rPr>
        <w:t xml:space="preserve"> immediate needs with Steve Urban and your PLL.  For immediate needs, contact facilities first and submit the </w:t>
      </w:r>
      <w:proofErr w:type="gramStart"/>
      <w:r w:rsidRPr="00F04478">
        <w:rPr>
          <w:rFonts w:ascii="GE Inspira" w:hAnsi="GE Inspira"/>
          <w:color w:val="17365D" w:themeColor="text2" w:themeShade="BF"/>
        </w:rPr>
        <w:t>work flow</w:t>
      </w:r>
      <w:proofErr w:type="gramEnd"/>
      <w:r w:rsidRPr="00F04478">
        <w:rPr>
          <w:rFonts w:ascii="GE Inspira" w:hAnsi="GE Inspira"/>
          <w:color w:val="17365D" w:themeColor="text2" w:themeShade="BF"/>
        </w:rPr>
        <w:t xml:space="preserve"> when time permits.</w:t>
      </w:r>
    </w:p>
    <w:p w14:paraId="07228653" w14:textId="2FE7CE58" w:rsidR="00040AF5" w:rsidRDefault="00040AF5" w:rsidP="00040AF5">
      <w:pPr>
        <w:rPr>
          <w:rFonts w:ascii="GE Inspira" w:hAnsi="GE Inspira"/>
          <w:b/>
          <w:color w:val="C00000"/>
          <w:sz w:val="28"/>
          <w:szCs w:val="28"/>
          <w:u w:val="single"/>
        </w:rPr>
      </w:pPr>
      <w:r w:rsidRPr="00F04478">
        <w:rPr>
          <w:rFonts w:ascii="GE Inspira" w:hAnsi="GE Inspira"/>
          <w:b/>
          <w:color w:val="C00000"/>
          <w:sz w:val="28"/>
          <w:szCs w:val="28"/>
          <w:u w:val="single"/>
        </w:rPr>
        <w:t>Steve Urban – 1-862-210-5487</w:t>
      </w:r>
    </w:p>
    <w:p w14:paraId="6AE3E0EE" w14:textId="2CAB7F8A" w:rsidR="00BE2803" w:rsidRDefault="00BE2803" w:rsidP="00040AF5">
      <w:pPr>
        <w:rPr>
          <w:rFonts w:ascii="GE Inspira" w:hAnsi="GE Inspira"/>
          <w:b/>
          <w:color w:val="C00000"/>
          <w:sz w:val="28"/>
          <w:szCs w:val="28"/>
          <w:u w:val="single"/>
        </w:rPr>
      </w:pPr>
      <w:r>
        <w:rPr>
          <w:rFonts w:ascii="GE Inspira" w:hAnsi="GE Inspira"/>
          <w:b/>
          <w:color w:val="C00000"/>
          <w:sz w:val="28"/>
          <w:szCs w:val="28"/>
          <w:u w:val="single"/>
        </w:rPr>
        <w:t>Yegor Spencer – 1-409-766-0179</w:t>
      </w:r>
    </w:p>
    <w:p w14:paraId="4A48A02F" w14:textId="68E1849E" w:rsidR="00BE2803" w:rsidRPr="00F04478" w:rsidRDefault="00BE2803" w:rsidP="00040AF5">
      <w:pPr>
        <w:rPr>
          <w:rFonts w:ascii="GE Inspira" w:hAnsi="GE Inspira"/>
          <w:b/>
          <w:color w:val="C00000"/>
          <w:sz w:val="28"/>
          <w:szCs w:val="28"/>
          <w:u w:val="single"/>
        </w:rPr>
      </w:pPr>
      <w:r>
        <w:rPr>
          <w:rFonts w:ascii="GE Inspira" w:hAnsi="GE Inspira"/>
          <w:b/>
          <w:color w:val="C00000"/>
          <w:sz w:val="28"/>
          <w:szCs w:val="28"/>
          <w:u w:val="single"/>
        </w:rPr>
        <w:t>Boyce Hernandez – 1-832-339-3500</w:t>
      </w:r>
    </w:p>
    <w:p w14:paraId="478CAC27" w14:textId="40D76C29" w:rsidR="00040AF5" w:rsidRDefault="00040AF5" w:rsidP="00305B6E">
      <w:pPr>
        <w:pStyle w:val="Heading1"/>
        <w:rPr>
          <w:rFonts w:ascii="GE Inspira" w:hAnsi="GE Inspira"/>
          <w:sz w:val="40"/>
          <w:u w:val="single"/>
        </w:rPr>
      </w:pPr>
    </w:p>
    <w:p w14:paraId="235D49F2" w14:textId="77777777" w:rsidR="00040AF5" w:rsidRPr="00040AF5" w:rsidRDefault="00040AF5" w:rsidP="00040AF5"/>
    <w:p w14:paraId="165E75BC" w14:textId="4CEA95B7" w:rsidR="00040AF5" w:rsidRDefault="00040AF5" w:rsidP="00305B6E">
      <w:pPr>
        <w:pStyle w:val="Heading1"/>
        <w:rPr>
          <w:rFonts w:ascii="GE Inspira" w:hAnsi="GE Inspira"/>
          <w:sz w:val="40"/>
          <w:u w:val="single"/>
        </w:rPr>
      </w:pPr>
    </w:p>
    <w:p w14:paraId="5E7E6E49" w14:textId="3359DA6F" w:rsidR="00040AF5" w:rsidRDefault="00040AF5" w:rsidP="00040AF5"/>
    <w:p w14:paraId="191DAE17" w14:textId="22AC7310" w:rsidR="00040AF5" w:rsidRDefault="00040AF5" w:rsidP="00040AF5"/>
    <w:p w14:paraId="4CC6E3F6" w14:textId="05242239" w:rsidR="00040AF5" w:rsidRDefault="00040AF5" w:rsidP="00040AF5"/>
    <w:p w14:paraId="56418D9E" w14:textId="77777777" w:rsidR="00040AF5" w:rsidRPr="00040AF5" w:rsidRDefault="00040AF5" w:rsidP="00040AF5"/>
    <w:p w14:paraId="0D7C543A" w14:textId="7B80C6FB" w:rsidR="00107A0A" w:rsidRPr="00305B6E" w:rsidRDefault="00524603" w:rsidP="00305B6E">
      <w:pPr>
        <w:pStyle w:val="Heading1"/>
        <w:rPr>
          <w:rFonts w:ascii="GE Inspira" w:hAnsi="GE Inspira"/>
          <w:sz w:val="40"/>
          <w:u w:val="single"/>
        </w:rPr>
      </w:pPr>
      <w:bookmarkStart w:id="212" w:name="_Toc146200904"/>
      <w:r w:rsidRPr="00305B6E">
        <w:rPr>
          <w:rFonts w:ascii="GE Inspira" w:hAnsi="GE Inspira"/>
          <w:sz w:val="40"/>
          <w:u w:val="single"/>
        </w:rPr>
        <w:lastRenderedPageBreak/>
        <w:t xml:space="preserve">Operating </w:t>
      </w:r>
      <w:r w:rsidR="00107A0A" w:rsidRPr="00305B6E">
        <w:rPr>
          <w:rFonts w:ascii="GE Inspira" w:hAnsi="GE Inspira"/>
          <w:sz w:val="40"/>
          <w:u w:val="single"/>
        </w:rPr>
        <w:t>the AV system in 1233/1235 and 1</w:t>
      </w:r>
      <w:r w:rsidR="00AE691F">
        <w:rPr>
          <w:rFonts w:ascii="GE Inspira" w:hAnsi="GE Inspira"/>
          <w:sz w:val="40"/>
          <w:u w:val="single"/>
        </w:rPr>
        <w:t>128</w:t>
      </w:r>
      <w:r w:rsidR="00107A0A" w:rsidRPr="00305B6E">
        <w:rPr>
          <w:rFonts w:ascii="GE Inspira" w:hAnsi="GE Inspira"/>
          <w:sz w:val="40"/>
          <w:u w:val="single"/>
        </w:rPr>
        <w:t>-113</w:t>
      </w:r>
      <w:r w:rsidR="00AE691F">
        <w:rPr>
          <w:rFonts w:ascii="GE Inspira" w:hAnsi="GE Inspira"/>
          <w:sz w:val="40"/>
          <w:u w:val="single"/>
        </w:rPr>
        <w:t>1</w:t>
      </w:r>
      <w:r w:rsidR="00107A0A" w:rsidRPr="00305B6E">
        <w:rPr>
          <w:rFonts w:ascii="GE Inspira" w:hAnsi="GE Inspira"/>
          <w:sz w:val="40"/>
          <w:u w:val="single"/>
        </w:rPr>
        <w:t xml:space="preserve"> in Building 1</w:t>
      </w:r>
      <w:bookmarkEnd w:id="212"/>
    </w:p>
    <w:p w14:paraId="75B7EFF6" w14:textId="77777777" w:rsidR="00F00F60" w:rsidRPr="00423B08" w:rsidRDefault="00F00F60">
      <w:pPr>
        <w:rPr>
          <w:rFonts w:ascii="GE Inspira" w:hAnsi="GE Inspira"/>
          <w:b/>
          <w:color w:val="17365D" w:themeColor="text2" w:themeShade="BF"/>
          <w:u w:val="single"/>
        </w:rPr>
      </w:pPr>
      <w:r w:rsidRPr="00423B08">
        <w:rPr>
          <w:rFonts w:ascii="GE Inspira" w:hAnsi="GE Inspira"/>
          <w:b/>
          <w:color w:val="17365D" w:themeColor="text2" w:themeShade="BF"/>
          <w:u w:val="single"/>
        </w:rPr>
        <w:t>NOTE:  You must hav</w:t>
      </w:r>
      <w:r w:rsidR="00A156FD" w:rsidRPr="00423B08">
        <w:rPr>
          <w:rFonts w:ascii="GE Inspira" w:hAnsi="GE Inspira"/>
          <w:b/>
          <w:color w:val="17365D" w:themeColor="text2" w:themeShade="BF"/>
          <w:u w:val="single"/>
        </w:rPr>
        <w:t>e an HDMI output on your laptop.  If you do not, contact HLC IT or your PLL for the appropriate adaptor.</w:t>
      </w:r>
    </w:p>
    <w:p w14:paraId="2C7DA7BB" w14:textId="77777777" w:rsidR="00DD127C" w:rsidRPr="00DD127C" w:rsidRDefault="00DD127C" w:rsidP="00DD127C">
      <w:pPr>
        <w:jc w:val="center"/>
        <w:rPr>
          <w:rFonts w:ascii="GE Inspira" w:hAnsi="GE Inspira"/>
          <w:b/>
          <w:color w:val="17365D" w:themeColor="text2" w:themeShade="BF"/>
          <w:u w:val="single"/>
        </w:rPr>
      </w:pPr>
      <w:r w:rsidRPr="00DD127C">
        <w:rPr>
          <w:rFonts w:ascii="GE Inspira" w:hAnsi="GE Inspira"/>
          <w:b/>
          <w:color w:val="17365D" w:themeColor="text2" w:themeShade="BF"/>
          <w:u w:val="single"/>
        </w:rPr>
        <w:t>Crestron Panel</w:t>
      </w:r>
    </w:p>
    <w:p w14:paraId="6B98720B" w14:textId="77777777" w:rsidR="00DD127C" w:rsidRPr="00B71EBA" w:rsidRDefault="00DD127C" w:rsidP="00DD127C">
      <w:pPr>
        <w:rPr>
          <w:rFonts w:ascii="Arial" w:hAnsi="Arial" w:cs="Arial"/>
          <w:sz w:val="36"/>
          <w:szCs w:val="36"/>
        </w:rPr>
      </w:pPr>
      <w:r w:rsidRPr="00B71EBA">
        <w:rPr>
          <w:rFonts w:ascii="Arial" w:hAnsi="Arial" w:cs="Arial"/>
          <w:noProof/>
          <w:sz w:val="36"/>
          <w:szCs w:val="36"/>
        </w:rPr>
        <w:drawing>
          <wp:inline distT="0" distB="0" distL="0" distR="0" wp14:anchorId="5E54F852" wp14:editId="7CC75A1F">
            <wp:extent cx="5943600" cy="1875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1875790"/>
                    </a:xfrm>
                    <a:prstGeom prst="rect">
                      <a:avLst/>
                    </a:prstGeom>
                  </pic:spPr>
                </pic:pic>
              </a:graphicData>
            </a:graphic>
          </wp:inline>
        </w:drawing>
      </w:r>
    </w:p>
    <w:p w14:paraId="525C0A47" w14:textId="77777777" w:rsidR="00DD127C" w:rsidRPr="00DD127C" w:rsidRDefault="00DD127C" w:rsidP="00DD127C">
      <w:pPr>
        <w:rPr>
          <w:rFonts w:ascii="GE Inspira" w:hAnsi="GE Inspira"/>
          <w:color w:val="17365D" w:themeColor="text2" w:themeShade="BF"/>
        </w:rPr>
      </w:pPr>
    </w:p>
    <w:p w14:paraId="3003306B" w14:textId="77777777" w:rsidR="00DD127C" w:rsidRPr="00DD127C" w:rsidRDefault="00DD127C" w:rsidP="00DD127C">
      <w:pPr>
        <w:pStyle w:val="ListParagraph"/>
        <w:numPr>
          <w:ilvl w:val="0"/>
          <w:numId w:val="7"/>
        </w:numPr>
        <w:spacing w:after="0"/>
        <w:rPr>
          <w:rFonts w:ascii="GE Inspira" w:hAnsi="GE Inspira"/>
          <w:color w:val="17365D" w:themeColor="text2" w:themeShade="BF"/>
        </w:rPr>
      </w:pPr>
      <w:r w:rsidRPr="00DD127C">
        <w:rPr>
          <w:rFonts w:ascii="GE Inspira" w:hAnsi="GE Inspira"/>
          <w:color w:val="17365D" w:themeColor="text2" w:themeShade="BF"/>
        </w:rPr>
        <w:t>Touch anywhere on GE logo screen.</w:t>
      </w:r>
    </w:p>
    <w:p w14:paraId="05653E8F" w14:textId="77777777" w:rsidR="00DD127C" w:rsidRPr="00DD127C" w:rsidRDefault="00DD127C" w:rsidP="00DD127C">
      <w:pPr>
        <w:pStyle w:val="ListParagraph"/>
        <w:numPr>
          <w:ilvl w:val="0"/>
          <w:numId w:val="7"/>
        </w:numPr>
        <w:spacing w:after="0"/>
        <w:rPr>
          <w:rFonts w:ascii="GE Inspira" w:hAnsi="GE Inspira"/>
          <w:color w:val="17365D" w:themeColor="text2" w:themeShade="BF"/>
        </w:rPr>
      </w:pPr>
      <w:r w:rsidRPr="00DD127C">
        <w:rPr>
          <w:rFonts w:ascii="GE Inspira" w:hAnsi="GE Inspira"/>
          <w:color w:val="17365D" w:themeColor="text2" w:themeShade="BF"/>
        </w:rPr>
        <w:t xml:space="preserve">Press 1234 and </w:t>
      </w:r>
      <w:proofErr w:type="gramStart"/>
      <w:r w:rsidRPr="00DD127C">
        <w:rPr>
          <w:rFonts w:ascii="GE Inspira" w:hAnsi="GE Inspira"/>
          <w:color w:val="17365D" w:themeColor="text2" w:themeShade="BF"/>
        </w:rPr>
        <w:t>Enter</w:t>
      </w:r>
      <w:proofErr w:type="gramEnd"/>
      <w:r w:rsidRPr="00DD127C">
        <w:rPr>
          <w:rFonts w:ascii="GE Inspira" w:hAnsi="GE Inspira"/>
          <w:color w:val="17365D" w:themeColor="text2" w:themeShade="BF"/>
        </w:rPr>
        <w:t>.</w:t>
      </w:r>
    </w:p>
    <w:p w14:paraId="181DA495" w14:textId="77777777" w:rsidR="00DD127C" w:rsidRPr="00DD127C" w:rsidRDefault="00DD127C" w:rsidP="00DD127C">
      <w:pPr>
        <w:rPr>
          <w:rFonts w:ascii="GE Inspira" w:hAnsi="GE Inspira"/>
          <w:color w:val="17365D" w:themeColor="text2" w:themeShade="BF"/>
        </w:rPr>
      </w:pPr>
    </w:p>
    <w:p w14:paraId="443F972F" w14:textId="77777777" w:rsidR="00DD127C" w:rsidRPr="00B71EBA" w:rsidRDefault="00DD127C" w:rsidP="00DD127C">
      <w:pPr>
        <w:jc w:val="center"/>
        <w:rPr>
          <w:rFonts w:ascii="Arial" w:hAnsi="Arial" w:cs="Arial"/>
          <w:sz w:val="32"/>
          <w:szCs w:val="32"/>
        </w:rPr>
      </w:pPr>
      <w:r w:rsidRPr="00B71EBA">
        <w:rPr>
          <w:rFonts w:ascii="Arial" w:hAnsi="Arial" w:cs="Arial"/>
          <w:noProof/>
          <w:sz w:val="32"/>
          <w:szCs w:val="32"/>
        </w:rPr>
        <w:drawing>
          <wp:inline distT="0" distB="0" distL="0" distR="0" wp14:anchorId="06D94C87" wp14:editId="595994DC">
            <wp:extent cx="4800000" cy="2952381"/>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51">
                      <a:extLst>
                        <a:ext uri="{28A0092B-C50C-407E-A947-70E740481C1C}">
                          <a14:useLocalDpi xmlns:a14="http://schemas.microsoft.com/office/drawing/2010/main" val="0"/>
                        </a:ext>
                      </a:extLst>
                    </a:blip>
                    <a:stretch>
                      <a:fillRect/>
                    </a:stretch>
                  </pic:blipFill>
                  <pic:spPr>
                    <a:xfrm>
                      <a:off x="0" y="0"/>
                      <a:ext cx="4800000" cy="2952381"/>
                    </a:xfrm>
                    <a:prstGeom prst="rect">
                      <a:avLst/>
                    </a:prstGeom>
                  </pic:spPr>
                </pic:pic>
              </a:graphicData>
            </a:graphic>
          </wp:inline>
        </w:drawing>
      </w:r>
    </w:p>
    <w:p w14:paraId="5697C29C" w14:textId="77777777" w:rsidR="00DD127C" w:rsidRPr="00DD127C" w:rsidRDefault="00DD127C" w:rsidP="00DD127C">
      <w:pPr>
        <w:spacing w:after="0"/>
        <w:rPr>
          <w:rFonts w:ascii="GE Inspira" w:hAnsi="GE Inspira"/>
          <w:color w:val="17365D" w:themeColor="text2" w:themeShade="BF"/>
        </w:rPr>
      </w:pPr>
      <w:r w:rsidRPr="00DD127C">
        <w:rPr>
          <w:rFonts w:ascii="GE Inspira" w:hAnsi="GE Inspira"/>
          <w:color w:val="17365D" w:themeColor="text2" w:themeShade="BF"/>
        </w:rPr>
        <w:t>Press Single or Combined to set room configuration.</w:t>
      </w:r>
    </w:p>
    <w:p w14:paraId="1711C107" w14:textId="77777777" w:rsidR="00DD127C" w:rsidRPr="00DD127C" w:rsidRDefault="00DD127C" w:rsidP="00DD127C">
      <w:pPr>
        <w:spacing w:after="0"/>
        <w:rPr>
          <w:rFonts w:ascii="GE Inspira" w:hAnsi="GE Inspira"/>
          <w:color w:val="17365D" w:themeColor="text2" w:themeShade="BF"/>
        </w:rPr>
      </w:pPr>
      <w:r w:rsidRPr="00DD127C">
        <w:rPr>
          <w:rFonts w:ascii="GE Inspira" w:hAnsi="GE Inspira"/>
          <w:color w:val="17365D" w:themeColor="text2" w:themeShade="BF"/>
        </w:rPr>
        <w:t>When selecting Combined, both projectors power on. When selecting Single, each projector powers on when a Source is selected.</w:t>
      </w:r>
    </w:p>
    <w:p w14:paraId="1F26E1AB" w14:textId="77777777" w:rsidR="00DD127C" w:rsidRPr="00DD127C" w:rsidRDefault="00DD127C" w:rsidP="00DD127C">
      <w:pPr>
        <w:spacing w:after="0"/>
        <w:rPr>
          <w:rFonts w:ascii="GE Inspira" w:hAnsi="GE Inspira"/>
          <w:color w:val="17365D" w:themeColor="text2" w:themeShade="BF"/>
        </w:rPr>
      </w:pPr>
    </w:p>
    <w:p w14:paraId="31AC1279" w14:textId="77777777" w:rsidR="00DD127C" w:rsidRDefault="00DD127C" w:rsidP="00DD127C">
      <w:pPr>
        <w:spacing w:after="0"/>
        <w:rPr>
          <w:rFonts w:ascii="GE Inspira" w:hAnsi="GE Inspira"/>
          <w:color w:val="17365D" w:themeColor="text2" w:themeShade="BF"/>
        </w:rPr>
      </w:pPr>
    </w:p>
    <w:p w14:paraId="314D6C06" w14:textId="77777777" w:rsidR="00DD127C" w:rsidRDefault="00DD127C" w:rsidP="00DD127C">
      <w:pPr>
        <w:spacing w:after="0"/>
        <w:rPr>
          <w:rFonts w:ascii="GE Inspira" w:hAnsi="GE Inspira"/>
          <w:color w:val="17365D" w:themeColor="text2" w:themeShade="BF"/>
        </w:rPr>
      </w:pPr>
    </w:p>
    <w:p w14:paraId="0235E146" w14:textId="77777777" w:rsidR="00DD127C" w:rsidRPr="00DD127C" w:rsidRDefault="00DD127C" w:rsidP="00DD127C">
      <w:pPr>
        <w:spacing w:after="0"/>
        <w:rPr>
          <w:rFonts w:ascii="GE Inspira" w:hAnsi="GE Inspira"/>
          <w:color w:val="17365D" w:themeColor="text2" w:themeShade="BF"/>
        </w:rPr>
      </w:pPr>
    </w:p>
    <w:p w14:paraId="680FEBA8" w14:textId="77777777" w:rsidR="00DD127C" w:rsidRPr="00DD127C" w:rsidRDefault="00DD127C" w:rsidP="00DD127C">
      <w:pPr>
        <w:spacing w:after="0"/>
        <w:rPr>
          <w:rFonts w:ascii="GE Inspira" w:hAnsi="GE Inspira"/>
          <w:color w:val="17365D" w:themeColor="text2" w:themeShade="BF"/>
        </w:rPr>
      </w:pPr>
    </w:p>
    <w:p w14:paraId="45D072D6" w14:textId="77777777" w:rsidR="00DD127C" w:rsidRPr="00DD127C" w:rsidRDefault="00DD127C" w:rsidP="00DD127C">
      <w:pPr>
        <w:jc w:val="center"/>
        <w:rPr>
          <w:rFonts w:ascii="GE Inspira" w:hAnsi="GE Inspira"/>
          <w:b/>
          <w:color w:val="17365D" w:themeColor="text2" w:themeShade="BF"/>
          <w:u w:val="single"/>
        </w:rPr>
      </w:pPr>
      <w:r w:rsidRPr="00DD127C">
        <w:rPr>
          <w:rFonts w:ascii="GE Inspira" w:hAnsi="GE Inspira"/>
          <w:b/>
          <w:color w:val="17365D" w:themeColor="text2" w:themeShade="BF"/>
          <w:u w:val="single"/>
        </w:rPr>
        <w:t>Source Selection</w:t>
      </w:r>
    </w:p>
    <w:p w14:paraId="68D24E50" w14:textId="77777777" w:rsidR="00DD127C" w:rsidRPr="00B71EBA" w:rsidRDefault="00DD127C" w:rsidP="00DD127C">
      <w:pPr>
        <w:jc w:val="center"/>
        <w:rPr>
          <w:rFonts w:ascii="Arial" w:hAnsi="Arial" w:cs="Arial"/>
          <w:sz w:val="24"/>
          <w:szCs w:val="24"/>
        </w:rPr>
      </w:pPr>
      <w:r w:rsidRPr="00B71EBA">
        <w:rPr>
          <w:rFonts w:ascii="Arial" w:hAnsi="Arial" w:cs="Arial"/>
          <w:noProof/>
          <w:sz w:val="24"/>
          <w:szCs w:val="24"/>
        </w:rPr>
        <w:drawing>
          <wp:inline distT="0" distB="0" distL="0" distR="0" wp14:anchorId="5CB09024" wp14:editId="7C969535">
            <wp:extent cx="4790476" cy="2933333"/>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52">
                      <a:extLst>
                        <a:ext uri="{28A0092B-C50C-407E-A947-70E740481C1C}">
                          <a14:useLocalDpi xmlns:a14="http://schemas.microsoft.com/office/drawing/2010/main" val="0"/>
                        </a:ext>
                      </a:extLst>
                    </a:blip>
                    <a:stretch>
                      <a:fillRect/>
                    </a:stretch>
                  </pic:blipFill>
                  <pic:spPr>
                    <a:xfrm>
                      <a:off x="0" y="0"/>
                      <a:ext cx="4790476" cy="2933333"/>
                    </a:xfrm>
                    <a:prstGeom prst="rect">
                      <a:avLst/>
                    </a:prstGeom>
                  </pic:spPr>
                </pic:pic>
              </a:graphicData>
            </a:graphic>
          </wp:inline>
        </w:drawing>
      </w:r>
    </w:p>
    <w:p w14:paraId="67133358" w14:textId="77777777" w:rsidR="00DD127C" w:rsidRPr="00DD127C" w:rsidRDefault="00DD127C" w:rsidP="00DD127C">
      <w:pPr>
        <w:pStyle w:val="ListParagraph"/>
        <w:numPr>
          <w:ilvl w:val="0"/>
          <w:numId w:val="7"/>
        </w:numPr>
        <w:spacing w:after="0"/>
        <w:rPr>
          <w:rFonts w:ascii="GE Inspira" w:hAnsi="GE Inspira"/>
          <w:color w:val="17365D" w:themeColor="text2" w:themeShade="BF"/>
        </w:rPr>
      </w:pPr>
      <w:r w:rsidRPr="00DD127C">
        <w:rPr>
          <w:rFonts w:ascii="GE Inspira" w:hAnsi="GE Inspira"/>
          <w:color w:val="17365D" w:themeColor="text2" w:themeShade="BF"/>
        </w:rPr>
        <w:t>Select DisplayPort to view the tower PC</w:t>
      </w:r>
      <w:r w:rsidR="001E3D1F">
        <w:rPr>
          <w:rFonts w:ascii="GE Inspira" w:hAnsi="GE Inspira"/>
          <w:color w:val="17365D" w:themeColor="text2" w:themeShade="BF"/>
        </w:rPr>
        <w:t xml:space="preserve"> (HMI)</w:t>
      </w:r>
      <w:r w:rsidRPr="00DD127C">
        <w:rPr>
          <w:rFonts w:ascii="GE Inspira" w:hAnsi="GE Inspira"/>
          <w:color w:val="17365D" w:themeColor="text2" w:themeShade="BF"/>
        </w:rPr>
        <w:t xml:space="preserve"> at the instructor’s desk.</w:t>
      </w:r>
    </w:p>
    <w:p w14:paraId="66A5A077" w14:textId="77777777" w:rsidR="00DD127C" w:rsidRPr="00DD127C" w:rsidRDefault="00DD127C" w:rsidP="00DD127C">
      <w:pPr>
        <w:pStyle w:val="ListParagraph"/>
        <w:numPr>
          <w:ilvl w:val="0"/>
          <w:numId w:val="7"/>
        </w:numPr>
        <w:spacing w:after="0"/>
        <w:rPr>
          <w:rFonts w:ascii="GE Inspira" w:hAnsi="GE Inspira"/>
          <w:color w:val="17365D" w:themeColor="text2" w:themeShade="BF"/>
        </w:rPr>
      </w:pPr>
      <w:r w:rsidRPr="00DD127C">
        <w:rPr>
          <w:rFonts w:ascii="GE Inspira" w:hAnsi="GE Inspira"/>
          <w:color w:val="17365D" w:themeColor="text2" w:themeShade="BF"/>
        </w:rPr>
        <w:t xml:space="preserve">Select HDMI for HDMI connected </w:t>
      </w:r>
      <w:proofErr w:type="gramStart"/>
      <w:r w:rsidRPr="00DD127C">
        <w:rPr>
          <w:rFonts w:ascii="GE Inspira" w:hAnsi="GE Inspira"/>
          <w:color w:val="17365D" w:themeColor="text2" w:themeShade="BF"/>
        </w:rPr>
        <w:t>laptop</w:t>
      </w:r>
      <w:proofErr w:type="gramEnd"/>
    </w:p>
    <w:p w14:paraId="7B09EBD7" w14:textId="77777777" w:rsidR="00DD127C" w:rsidRPr="00DD127C" w:rsidRDefault="00DD127C" w:rsidP="00DD127C">
      <w:pPr>
        <w:pStyle w:val="ListParagraph"/>
        <w:numPr>
          <w:ilvl w:val="0"/>
          <w:numId w:val="7"/>
        </w:numPr>
        <w:spacing w:after="0"/>
        <w:rPr>
          <w:rFonts w:ascii="GE Inspira" w:hAnsi="GE Inspira"/>
          <w:color w:val="17365D" w:themeColor="text2" w:themeShade="BF"/>
        </w:rPr>
      </w:pPr>
      <w:r w:rsidRPr="00DD127C">
        <w:rPr>
          <w:rFonts w:ascii="GE Inspira" w:hAnsi="GE Inspira"/>
          <w:color w:val="17365D" w:themeColor="text2" w:themeShade="BF"/>
        </w:rPr>
        <w:t xml:space="preserve">Select VGA for VGA connected </w:t>
      </w:r>
      <w:proofErr w:type="gramStart"/>
      <w:r w:rsidRPr="00DD127C">
        <w:rPr>
          <w:rFonts w:ascii="GE Inspira" w:hAnsi="GE Inspira"/>
          <w:color w:val="17365D" w:themeColor="text2" w:themeShade="BF"/>
        </w:rPr>
        <w:t>Laptop</w:t>
      </w:r>
      <w:proofErr w:type="gramEnd"/>
    </w:p>
    <w:p w14:paraId="46A9858D" w14:textId="77777777" w:rsidR="00DD127C" w:rsidRPr="00DD127C" w:rsidRDefault="00DD127C" w:rsidP="00DD127C">
      <w:pPr>
        <w:jc w:val="center"/>
        <w:rPr>
          <w:rFonts w:ascii="GE Inspira" w:hAnsi="GE Inspira"/>
          <w:b/>
          <w:color w:val="17365D" w:themeColor="text2" w:themeShade="BF"/>
          <w:u w:val="single"/>
        </w:rPr>
      </w:pPr>
      <w:r w:rsidRPr="00DD127C">
        <w:rPr>
          <w:rFonts w:ascii="GE Inspira" w:hAnsi="GE Inspira"/>
          <w:b/>
          <w:color w:val="17365D" w:themeColor="text2" w:themeShade="BF"/>
          <w:u w:val="single"/>
        </w:rPr>
        <w:t>GE Laptop</w:t>
      </w:r>
    </w:p>
    <w:p w14:paraId="7075422B" w14:textId="77777777" w:rsidR="00DD127C" w:rsidRPr="00DD127C" w:rsidRDefault="00DD127C" w:rsidP="00DD127C">
      <w:pPr>
        <w:rPr>
          <w:rFonts w:ascii="GE Inspira" w:hAnsi="GE Inspira"/>
          <w:b/>
          <w:color w:val="17365D" w:themeColor="text2" w:themeShade="BF"/>
          <w:u w:val="single"/>
        </w:rPr>
      </w:pPr>
      <w:r w:rsidRPr="00DD127C">
        <w:rPr>
          <w:rFonts w:ascii="GE Inspira" w:hAnsi="GE Inspira"/>
          <w:b/>
          <w:color w:val="17365D" w:themeColor="text2" w:themeShade="BF"/>
          <w:u w:val="single"/>
        </w:rPr>
        <w:t xml:space="preserve">Verify: </w:t>
      </w:r>
    </w:p>
    <w:p w14:paraId="5D78648E" w14:textId="77777777" w:rsidR="00DD127C" w:rsidRPr="00DD127C" w:rsidRDefault="00DD127C" w:rsidP="00DD127C">
      <w:pPr>
        <w:spacing w:after="0"/>
        <w:rPr>
          <w:rFonts w:ascii="GE Inspira" w:hAnsi="GE Inspira"/>
          <w:color w:val="17365D" w:themeColor="text2" w:themeShade="BF"/>
        </w:rPr>
      </w:pPr>
      <w:r w:rsidRPr="00DD127C">
        <w:rPr>
          <w:rFonts w:ascii="GE Inspira" w:hAnsi="GE Inspira"/>
          <w:b/>
          <w:color w:val="17365D" w:themeColor="text2" w:themeShade="BF"/>
        </w:rPr>
        <w:t>(A)</w:t>
      </w:r>
      <w:r w:rsidRPr="00DD127C">
        <w:rPr>
          <w:rFonts w:ascii="GE Inspira" w:hAnsi="GE Inspira"/>
          <w:color w:val="17365D" w:themeColor="text2" w:themeShade="BF"/>
        </w:rPr>
        <w:t xml:space="preserve">HDMI (preferred connection) OR </w:t>
      </w:r>
      <w:r w:rsidRPr="00DD127C">
        <w:rPr>
          <w:rFonts w:ascii="GE Inspira" w:hAnsi="GE Inspira"/>
          <w:b/>
          <w:color w:val="17365D" w:themeColor="text2" w:themeShade="BF"/>
        </w:rPr>
        <w:t>(B)</w:t>
      </w:r>
      <w:r w:rsidRPr="00DD127C">
        <w:rPr>
          <w:rFonts w:ascii="GE Inspira" w:hAnsi="GE Inspira"/>
          <w:color w:val="17365D" w:themeColor="text2" w:themeShade="BF"/>
        </w:rPr>
        <w:t xml:space="preserve">VGA cable is connected to HDMI/VGA port on </w:t>
      </w:r>
      <w:proofErr w:type="gramStart"/>
      <w:r w:rsidRPr="00DD127C">
        <w:rPr>
          <w:rFonts w:ascii="GE Inspira" w:hAnsi="GE Inspira"/>
          <w:color w:val="17365D" w:themeColor="text2" w:themeShade="BF"/>
        </w:rPr>
        <w:t>laptop</w:t>
      </w:r>
      <w:proofErr w:type="gramEnd"/>
    </w:p>
    <w:p w14:paraId="6EB67C04" w14:textId="77777777" w:rsidR="00DD127C" w:rsidRPr="006F72D0" w:rsidRDefault="00DD127C" w:rsidP="00DD127C">
      <w:pPr>
        <w:ind w:left="720"/>
        <w:contextualSpacing/>
        <w:jc w:val="center"/>
        <w:rPr>
          <w:sz w:val="24"/>
          <w:szCs w:val="24"/>
        </w:rPr>
      </w:pPr>
      <w:r w:rsidRPr="006F72D0">
        <w:rPr>
          <w:noProof/>
          <w:sz w:val="24"/>
          <w:szCs w:val="24"/>
        </w:rPr>
        <w:drawing>
          <wp:inline distT="0" distB="0" distL="0" distR="0" wp14:anchorId="37E7142E" wp14:editId="720B6032">
            <wp:extent cx="3876675" cy="1421862"/>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896820" cy="1429251"/>
                    </a:xfrm>
                    <a:prstGeom prst="rect">
                      <a:avLst/>
                    </a:prstGeom>
                  </pic:spPr>
                </pic:pic>
              </a:graphicData>
            </a:graphic>
          </wp:inline>
        </w:drawing>
      </w:r>
    </w:p>
    <w:p w14:paraId="69C09CE3" w14:textId="77777777" w:rsidR="00DD127C" w:rsidRPr="00DD127C" w:rsidRDefault="00DD127C" w:rsidP="00DD127C">
      <w:pPr>
        <w:spacing w:after="0"/>
        <w:rPr>
          <w:rFonts w:ascii="GE Inspira" w:hAnsi="GE Inspira"/>
          <w:color w:val="17365D" w:themeColor="text2" w:themeShade="BF"/>
        </w:rPr>
      </w:pPr>
    </w:p>
    <w:p w14:paraId="1D4F9EFD" w14:textId="77777777" w:rsidR="00DD127C" w:rsidRPr="00DD127C" w:rsidRDefault="00DD127C" w:rsidP="00DD127C">
      <w:pPr>
        <w:spacing w:after="0"/>
        <w:rPr>
          <w:rFonts w:ascii="GE Inspira" w:hAnsi="GE Inspira"/>
          <w:color w:val="17365D" w:themeColor="text2" w:themeShade="BF"/>
        </w:rPr>
      </w:pPr>
      <w:r w:rsidRPr="00DD127C">
        <w:rPr>
          <w:rFonts w:ascii="GE Inspira" w:hAnsi="GE Inspira"/>
          <w:b/>
          <w:noProof/>
          <w:color w:val="17365D" w:themeColor="text2" w:themeShade="BF"/>
          <w:u w:val="single"/>
        </w:rPr>
        <w:drawing>
          <wp:anchor distT="0" distB="0" distL="114300" distR="114300" simplePos="0" relativeHeight="251659776" behindDoc="0" locked="0" layoutInCell="1" allowOverlap="1" wp14:anchorId="4986AEF7" wp14:editId="4EF30854">
            <wp:simplePos x="0" y="0"/>
            <wp:positionH relativeFrom="column">
              <wp:posOffset>401320</wp:posOffset>
            </wp:positionH>
            <wp:positionV relativeFrom="paragraph">
              <wp:posOffset>339725</wp:posOffset>
            </wp:positionV>
            <wp:extent cx="293370" cy="3070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54">
                      <a:extLst>
                        <a:ext uri="{28A0092B-C50C-407E-A947-70E740481C1C}">
                          <a14:useLocalDpi xmlns:a14="http://schemas.microsoft.com/office/drawing/2010/main" val="0"/>
                        </a:ext>
                      </a:extLst>
                    </a:blip>
                    <a:stretch>
                      <a:fillRect/>
                    </a:stretch>
                  </pic:blipFill>
                  <pic:spPr>
                    <a:xfrm>
                      <a:off x="0" y="0"/>
                      <a:ext cx="293370" cy="307075"/>
                    </a:xfrm>
                    <a:prstGeom prst="rect">
                      <a:avLst/>
                    </a:prstGeom>
                  </pic:spPr>
                </pic:pic>
              </a:graphicData>
            </a:graphic>
            <wp14:sizeRelH relativeFrom="margin">
              <wp14:pctWidth>0</wp14:pctWidth>
            </wp14:sizeRelH>
            <wp14:sizeRelV relativeFrom="margin">
              <wp14:pctHeight>0</wp14:pctHeight>
            </wp14:sizeRelV>
          </wp:anchor>
        </w:drawing>
      </w:r>
      <w:r w:rsidRPr="00DD127C">
        <w:rPr>
          <w:rFonts w:ascii="GE Inspira" w:hAnsi="GE Inspira"/>
          <w:b/>
          <w:color w:val="17365D" w:themeColor="text2" w:themeShade="BF"/>
          <w:u w:val="single"/>
        </w:rPr>
        <w:t>Verify</w:t>
      </w:r>
      <w:r>
        <w:rPr>
          <w:rFonts w:ascii="GE Inspira" w:hAnsi="GE Inspira"/>
          <w:b/>
          <w:color w:val="17365D" w:themeColor="text2" w:themeShade="BF"/>
          <w:u w:val="single"/>
        </w:rPr>
        <w:t>:</w:t>
      </w:r>
      <w:r w:rsidRPr="00DD127C">
        <w:rPr>
          <w:rFonts w:ascii="GE Inspira" w:hAnsi="GE Inspira"/>
          <w:b/>
          <w:color w:val="17365D" w:themeColor="text2" w:themeShade="BF"/>
          <w:u w:val="single"/>
        </w:rPr>
        <w:t xml:space="preserve"> </w:t>
      </w:r>
      <w:r w:rsidRPr="00DD127C">
        <w:rPr>
          <w:rFonts w:ascii="GE Inspira" w:hAnsi="GE Inspira"/>
          <w:color w:val="17365D" w:themeColor="text2" w:themeShade="BF"/>
        </w:rPr>
        <w:t xml:space="preserve">Laptop is synced to the projector. Sync the projector and laptop by holding down the FUNCTION key Function Key    </w:t>
      </w:r>
      <w:r>
        <w:rPr>
          <w:rFonts w:ascii="GE Inspira" w:hAnsi="GE Inspira"/>
          <w:color w:val="17365D" w:themeColor="text2" w:themeShade="BF"/>
        </w:rPr>
        <w:t xml:space="preserve">                 </w:t>
      </w:r>
      <w:r w:rsidRPr="00DD127C">
        <w:rPr>
          <w:rFonts w:ascii="GE Inspira" w:hAnsi="GE Inspira"/>
          <w:color w:val="17365D" w:themeColor="text2" w:themeShade="BF"/>
        </w:rPr>
        <w:t xml:space="preserve"> and pressing one of the following keys to toggle: </w:t>
      </w:r>
      <w:r w:rsidRPr="006F72D0">
        <w:rPr>
          <w:noProof/>
          <w:sz w:val="24"/>
          <w:szCs w:val="24"/>
        </w:rPr>
        <w:drawing>
          <wp:inline distT="0" distB="0" distL="0" distR="0" wp14:anchorId="5C936D1C" wp14:editId="1ECDA8E9">
            <wp:extent cx="1364615" cy="354842"/>
            <wp:effectExtent l="0" t="0" r="698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55">
                      <a:extLst>
                        <a:ext uri="{28A0092B-C50C-407E-A947-70E740481C1C}">
                          <a14:useLocalDpi xmlns:a14="http://schemas.microsoft.com/office/drawing/2010/main" val="0"/>
                        </a:ext>
                      </a:extLst>
                    </a:blip>
                    <a:stretch>
                      <a:fillRect/>
                    </a:stretch>
                  </pic:blipFill>
                  <pic:spPr>
                    <a:xfrm>
                      <a:off x="0" y="0"/>
                      <a:ext cx="1497603" cy="389423"/>
                    </a:xfrm>
                    <a:prstGeom prst="rect">
                      <a:avLst/>
                    </a:prstGeom>
                  </pic:spPr>
                </pic:pic>
              </a:graphicData>
            </a:graphic>
          </wp:inline>
        </w:drawing>
      </w:r>
    </w:p>
    <w:p w14:paraId="12930051" w14:textId="77777777" w:rsidR="00DD127C" w:rsidRDefault="00DD127C" w:rsidP="00DD127C">
      <w:pPr>
        <w:spacing w:after="0"/>
        <w:rPr>
          <w:rFonts w:ascii="GE Inspira" w:hAnsi="GE Inspira"/>
          <w:color w:val="17365D" w:themeColor="text2" w:themeShade="BF"/>
        </w:rPr>
      </w:pPr>
      <w:r w:rsidRPr="00DD127C">
        <w:rPr>
          <w:rFonts w:ascii="GE Inspira" w:hAnsi="GE Inspira"/>
          <w:color w:val="17365D" w:themeColor="text2" w:themeShade="BF"/>
        </w:rPr>
        <w:t>Select “Duplicate”</w:t>
      </w:r>
    </w:p>
    <w:p w14:paraId="2C7FE3F1" w14:textId="77777777" w:rsidR="00FB4172" w:rsidRPr="00DD127C" w:rsidRDefault="00FB4172" w:rsidP="00DD127C">
      <w:pPr>
        <w:spacing w:after="0"/>
        <w:rPr>
          <w:rFonts w:ascii="GE Inspira" w:hAnsi="GE Inspira"/>
          <w:color w:val="17365D" w:themeColor="text2" w:themeShade="BF"/>
        </w:rPr>
      </w:pPr>
    </w:p>
    <w:p w14:paraId="41585716" w14:textId="77777777" w:rsidR="00DD127C" w:rsidRPr="006F72D0" w:rsidRDefault="00DD127C" w:rsidP="00DD127C">
      <w:pPr>
        <w:ind w:left="720"/>
        <w:contextualSpacing/>
        <w:jc w:val="center"/>
        <w:rPr>
          <w:sz w:val="24"/>
          <w:szCs w:val="24"/>
        </w:rPr>
      </w:pPr>
      <w:r w:rsidRPr="006F72D0">
        <w:rPr>
          <w:noProof/>
          <w:sz w:val="24"/>
          <w:szCs w:val="24"/>
        </w:rPr>
        <w:lastRenderedPageBreak/>
        <w:drawing>
          <wp:inline distT="0" distB="0" distL="0" distR="0" wp14:anchorId="52D5AF09" wp14:editId="6AA8D58B">
            <wp:extent cx="3629025" cy="1792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56">
                      <a:extLst>
                        <a:ext uri="{28A0092B-C50C-407E-A947-70E740481C1C}">
                          <a14:useLocalDpi xmlns:a14="http://schemas.microsoft.com/office/drawing/2010/main" val="0"/>
                        </a:ext>
                      </a:extLst>
                    </a:blip>
                    <a:stretch>
                      <a:fillRect/>
                    </a:stretch>
                  </pic:blipFill>
                  <pic:spPr>
                    <a:xfrm>
                      <a:off x="0" y="0"/>
                      <a:ext cx="3648648" cy="1802494"/>
                    </a:xfrm>
                    <a:prstGeom prst="rect">
                      <a:avLst/>
                    </a:prstGeom>
                  </pic:spPr>
                </pic:pic>
              </a:graphicData>
            </a:graphic>
          </wp:inline>
        </w:drawing>
      </w:r>
    </w:p>
    <w:p w14:paraId="7511CC38" w14:textId="77777777" w:rsidR="00DD127C" w:rsidRPr="00DD127C" w:rsidRDefault="00DD127C" w:rsidP="00DD127C">
      <w:pPr>
        <w:jc w:val="center"/>
        <w:rPr>
          <w:rFonts w:ascii="GE Inspira" w:hAnsi="GE Inspira"/>
          <w:b/>
          <w:color w:val="17365D" w:themeColor="text2" w:themeShade="BF"/>
          <w:u w:val="single"/>
        </w:rPr>
      </w:pPr>
      <w:r w:rsidRPr="00DD127C">
        <w:rPr>
          <w:rFonts w:ascii="GE Inspira" w:hAnsi="GE Inspira"/>
          <w:b/>
          <w:color w:val="17365D" w:themeColor="text2" w:themeShade="BF"/>
          <w:u w:val="single"/>
        </w:rPr>
        <w:t>Crestron Switcher (Rear)</w:t>
      </w:r>
    </w:p>
    <w:p w14:paraId="46D46965" w14:textId="77777777" w:rsidR="00DD127C" w:rsidRPr="006F72D0" w:rsidRDefault="00DD127C" w:rsidP="00DD127C">
      <w:pPr>
        <w:jc w:val="center"/>
        <w:rPr>
          <w:rFonts w:ascii="Arial" w:hAnsi="Arial" w:cs="Arial"/>
        </w:rPr>
      </w:pPr>
      <w:r w:rsidRPr="006F72D0">
        <w:rPr>
          <w:rFonts w:ascii="Arial" w:hAnsi="Arial" w:cs="Arial"/>
          <w:noProof/>
        </w:rPr>
        <w:drawing>
          <wp:inline distT="0" distB="0" distL="0" distR="0" wp14:anchorId="6A151733" wp14:editId="4627FA56">
            <wp:extent cx="3438525" cy="20063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57">
                      <a:extLst>
                        <a:ext uri="{28A0092B-C50C-407E-A947-70E740481C1C}">
                          <a14:useLocalDpi xmlns:a14="http://schemas.microsoft.com/office/drawing/2010/main" val="0"/>
                        </a:ext>
                      </a:extLst>
                    </a:blip>
                    <a:stretch>
                      <a:fillRect/>
                    </a:stretch>
                  </pic:blipFill>
                  <pic:spPr>
                    <a:xfrm>
                      <a:off x="0" y="0"/>
                      <a:ext cx="3448402" cy="2012107"/>
                    </a:xfrm>
                    <a:prstGeom prst="rect">
                      <a:avLst/>
                    </a:prstGeom>
                  </pic:spPr>
                </pic:pic>
              </a:graphicData>
            </a:graphic>
          </wp:inline>
        </w:drawing>
      </w:r>
    </w:p>
    <w:p w14:paraId="5DDC14A4" w14:textId="77777777" w:rsidR="00DD127C" w:rsidRPr="00DD127C" w:rsidRDefault="00DD127C" w:rsidP="00DD127C">
      <w:pPr>
        <w:pStyle w:val="ListParagraph"/>
        <w:numPr>
          <w:ilvl w:val="0"/>
          <w:numId w:val="8"/>
        </w:numPr>
        <w:spacing w:after="0"/>
        <w:rPr>
          <w:rFonts w:ascii="GE Inspira" w:hAnsi="GE Inspira"/>
          <w:color w:val="17365D" w:themeColor="text2" w:themeShade="BF"/>
        </w:rPr>
      </w:pPr>
      <w:r w:rsidRPr="00DD127C">
        <w:rPr>
          <w:rFonts w:ascii="GE Inspira" w:hAnsi="GE Inspira"/>
          <w:color w:val="17365D" w:themeColor="text2" w:themeShade="BF"/>
        </w:rPr>
        <w:t xml:space="preserve">Verify VGA cable is </w:t>
      </w:r>
      <w:proofErr w:type="gramStart"/>
      <w:r w:rsidRPr="00DD127C">
        <w:rPr>
          <w:rFonts w:ascii="GE Inspira" w:hAnsi="GE Inspira"/>
          <w:color w:val="17365D" w:themeColor="text2" w:themeShade="BF"/>
        </w:rPr>
        <w:t>connected</w:t>
      </w:r>
      <w:proofErr w:type="gramEnd"/>
      <w:r w:rsidRPr="00DD127C">
        <w:rPr>
          <w:rFonts w:ascii="GE Inspira" w:hAnsi="GE Inspira"/>
          <w:color w:val="17365D" w:themeColor="text2" w:themeShade="BF"/>
        </w:rPr>
        <w:t xml:space="preserve"> </w:t>
      </w:r>
    </w:p>
    <w:p w14:paraId="5F10C652" w14:textId="77777777" w:rsidR="00DD127C" w:rsidRPr="00DD127C" w:rsidRDefault="00DD127C" w:rsidP="00DD127C">
      <w:pPr>
        <w:pStyle w:val="ListParagraph"/>
        <w:numPr>
          <w:ilvl w:val="0"/>
          <w:numId w:val="8"/>
        </w:numPr>
        <w:spacing w:after="0"/>
        <w:rPr>
          <w:rFonts w:ascii="GE Inspira" w:hAnsi="GE Inspira"/>
          <w:color w:val="17365D" w:themeColor="text2" w:themeShade="BF"/>
        </w:rPr>
      </w:pPr>
      <w:r w:rsidRPr="00DD127C">
        <w:rPr>
          <w:rFonts w:ascii="GE Inspira" w:hAnsi="GE Inspira"/>
          <w:color w:val="17365D" w:themeColor="text2" w:themeShade="BF"/>
        </w:rPr>
        <w:t xml:space="preserve">Verify Audio cable is </w:t>
      </w:r>
      <w:proofErr w:type="gramStart"/>
      <w:r w:rsidRPr="00DD127C">
        <w:rPr>
          <w:rFonts w:ascii="GE Inspira" w:hAnsi="GE Inspira"/>
          <w:color w:val="17365D" w:themeColor="text2" w:themeShade="BF"/>
        </w:rPr>
        <w:t>connected</w:t>
      </w:r>
      <w:proofErr w:type="gramEnd"/>
      <w:r w:rsidRPr="00DD127C">
        <w:rPr>
          <w:rFonts w:ascii="GE Inspira" w:hAnsi="GE Inspira"/>
          <w:color w:val="17365D" w:themeColor="text2" w:themeShade="BF"/>
        </w:rPr>
        <w:t xml:space="preserve"> </w:t>
      </w:r>
    </w:p>
    <w:p w14:paraId="21952377" w14:textId="77777777" w:rsidR="00DD127C" w:rsidRPr="00DD127C" w:rsidRDefault="00DD127C" w:rsidP="00DD127C">
      <w:pPr>
        <w:pStyle w:val="ListParagraph"/>
        <w:numPr>
          <w:ilvl w:val="0"/>
          <w:numId w:val="8"/>
        </w:numPr>
        <w:spacing w:after="0"/>
        <w:rPr>
          <w:rFonts w:ascii="GE Inspira" w:hAnsi="GE Inspira"/>
          <w:color w:val="17365D" w:themeColor="text2" w:themeShade="BF"/>
        </w:rPr>
      </w:pPr>
      <w:r w:rsidRPr="00DD127C">
        <w:rPr>
          <w:rFonts w:ascii="GE Inspira" w:hAnsi="GE Inspira"/>
          <w:color w:val="17365D" w:themeColor="text2" w:themeShade="BF"/>
        </w:rPr>
        <w:t xml:space="preserve">Verify HDMI cable is </w:t>
      </w:r>
      <w:proofErr w:type="gramStart"/>
      <w:r w:rsidRPr="00DD127C">
        <w:rPr>
          <w:rFonts w:ascii="GE Inspira" w:hAnsi="GE Inspira"/>
          <w:color w:val="17365D" w:themeColor="text2" w:themeShade="BF"/>
        </w:rPr>
        <w:t>connected</w:t>
      </w:r>
      <w:proofErr w:type="gramEnd"/>
      <w:r w:rsidRPr="00DD127C">
        <w:rPr>
          <w:rFonts w:ascii="GE Inspira" w:hAnsi="GE Inspira"/>
          <w:color w:val="17365D" w:themeColor="text2" w:themeShade="BF"/>
        </w:rPr>
        <w:t xml:space="preserve"> </w:t>
      </w:r>
    </w:p>
    <w:p w14:paraId="717E4061" w14:textId="77777777" w:rsidR="00DD127C" w:rsidRPr="00DD127C" w:rsidRDefault="00DD127C" w:rsidP="00DD127C">
      <w:pPr>
        <w:pStyle w:val="ListParagraph"/>
        <w:numPr>
          <w:ilvl w:val="0"/>
          <w:numId w:val="8"/>
        </w:numPr>
        <w:spacing w:after="0"/>
        <w:rPr>
          <w:rFonts w:ascii="GE Inspira" w:hAnsi="GE Inspira"/>
          <w:color w:val="17365D" w:themeColor="text2" w:themeShade="BF"/>
        </w:rPr>
      </w:pPr>
      <w:r w:rsidRPr="00DD127C">
        <w:rPr>
          <w:rFonts w:ascii="GE Inspira" w:hAnsi="GE Inspira"/>
          <w:color w:val="17365D" w:themeColor="text2" w:themeShade="BF"/>
        </w:rPr>
        <w:t xml:space="preserve">Verify Display Port cable is </w:t>
      </w:r>
      <w:proofErr w:type="gramStart"/>
      <w:r w:rsidRPr="00DD127C">
        <w:rPr>
          <w:rFonts w:ascii="GE Inspira" w:hAnsi="GE Inspira"/>
          <w:color w:val="17365D" w:themeColor="text2" w:themeShade="BF"/>
        </w:rPr>
        <w:t>connected</w:t>
      </w:r>
      <w:proofErr w:type="gramEnd"/>
      <w:r w:rsidRPr="00DD127C">
        <w:rPr>
          <w:rFonts w:ascii="GE Inspira" w:hAnsi="GE Inspira"/>
          <w:color w:val="17365D" w:themeColor="text2" w:themeShade="BF"/>
        </w:rPr>
        <w:t xml:space="preserve"> </w:t>
      </w:r>
    </w:p>
    <w:p w14:paraId="1378B344" w14:textId="77777777" w:rsidR="00DD127C" w:rsidRPr="00DD127C" w:rsidRDefault="00DD127C" w:rsidP="00DD127C">
      <w:pPr>
        <w:pStyle w:val="ListParagraph"/>
        <w:numPr>
          <w:ilvl w:val="0"/>
          <w:numId w:val="8"/>
        </w:numPr>
        <w:spacing w:after="0"/>
        <w:rPr>
          <w:rFonts w:ascii="GE Inspira" w:hAnsi="GE Inspira"/>
          <w:color w:val="17365D" w:themeColor="text2" w:themeShade="BF"/>
        </w:rPr>
      </w:pPr>
      <w:r w:rsidRPr="00DD127C">
        <w:rPr>
          <w:rFonts w:ascii="GE Inspira" w:hAnsi="GE Inspira"/>
          <w:color w:val="17365D" w:themeColor="text2" w:themeShade="BF"/>
        </w:rPr>
        <w:t xml:space="preserve">Verify data cable is </w:t>
      </w:r>
      <w:proofErr w:type="gramStart"/>
      <w:r w:rsidRPr="00DD127C">
        <w:rPr>
          <w:rFonts w:ascii="GE Inspira" w:hAnsi="GE Inspira"/>
          <w:color w:val="17365D" w:themeColor="text2" w:themeShade="BF"/>
        </w:rPr>
        <w:t>connected</w:t>
      </w:r>
      <w:proofErr w:type="gramEnd"/>
      <w:r w:rsidRPr="00DD127C">
        <w:rPr>
          <w:rFonts w:ascii="GE Inspira" w:hAnsi="GE Inspira"/>
          <w:color w:val="17365D" w:themeColor="text2" w:themeShade="BF"/>
        </w:rPr>
        <w:t xml:space="preserve"> </w:t>
      </w:r>
    </w:p>
    <w:p w14:paraId="1881EC15" w14:textId="77777777" w:rsidR="00DD127C" w:rsidRPr="00DD127C" w:rsidRDefault="00DD127C" w:rsidP="00DD127C">
      <w:pPr>
        <w:pStyle w:val="ListParagraph"/>
        <w:numPr>
          <w:ilvl w:val="0"/>
          <w:numId w:val="8"/>
        </w:numPr>
        <w:spacing w:after="0"/>
        <w:rPr>
          <w:rFonts w:ascii="GE Inspira" w:hAnsi="GE Inspira"/>
          <w:color w:val="17365D" w:themeColor="text2" w:themeShade="BF"/>
        </w:rPr>
      </w:pPr>
      <w:r w:rsidRPr="00DD127C">
        <w:rPr>
          <w:rFonts w:ascii="GE Inspira" w:hAnsi="GE Inspira"/>
          <w:color w:val="17365D" w:themeColor="text2" w:themeShade="BF"/>
        </w:rPr>
        <w:t xml:space="preserve">Verify power cable is </w:t>
      </w:r>
      <w:proofErr w:type="gramStart"/>
      <w:r w:rsidRPr="00DD127C">
        <w:rPr>
          <w:rFonts w:ascii="GE Inspira" w:hAnsi="GE Inspira"/>
          <w:color w:val="17365D" w:themeColor="text2" w:themeShade="BF"/>
        </w:rPr>
        <w:t>connected</w:t>
      </w:r>
      <w:proofErr w:type="gramEnd"/>
    </w:p>
    <w:p w14:paraId="4B4A93D5" w14:textId="77777777" w:rsidR="00DD127C" w:rsidRPr="00DD127C" w:rsidRDefault="00DD127C" w:rsidP="00DD127C">
      <w:pPr>
        <w:jc w:val="center"/>
        <w:rPr>
          <w:rFonts w:ascii="GE Inspira" w:hAnsi="GE Inspira"/>
          <w:b/>
          <w:color w:val="17365D" w:themeColor="text2" w:themeShade="BF"/>
          <w:u w:val="single"/>
        </w:rPr>
      </w:pPr>
    </w:p>
    <w:p w14:paraId="071620AF" w14:textId="77777777" w:rsidR="00DD127C" w:rsidRPr="00DD127C" w:rsidRDefault="00DD127C" w:rsidP="00DD127C">
      <w:pPr>
        <w:jc w:val="center"/>
        <w:rPr>
          <w:rFonts w:ascii="GE Inspira" w:hAnsi="GE Inspira"/>
          <w:b/>
          <w:color w:val="17365D" w:themeColor="text2" w:themeShade="BF"/>
          <w:u w:val="single"/>
        </w:rPr>
      </w:pPr>
      <w:r w:rsidRPr="00DD127C">
        <w:rPr>
          <w:rFonts w:ascii="GE Inspira" w:hAnsi="GE Inspira"/>
          <w:b/>
          <w:color w:val="17365D" w:themeColor="text2" w:themeShade="BF"/>
          <w:u w:val="single"/>
        </w:rPr>
        <w:t>Crestron Switcher (Front)</w:t>
      </w:r>
    </w:p>
    <w:p w14:paraId="76F085EE" w14:textId="77777777" w:rsidR="00DD127C" w:rsidRPr="006F72D0" w:rsidRDefault="00DD127C" w:rsidP="00DD127C">
      <w:pPr>
        <w:jc w:val="center"/>
        <w:rPr>
          <w:rFonts w:ascii="Arial" w:hAnsi="Arial" w:cs="Arial"/>
          <w:color w:val="222222"/>
          <w:sz w:val="36"/>
          <w:szCs w:val="36"/>
          <w:shd w:val="clear" w:color="auto" w:fill="FFFFFF"/>
        </w:rPr>
      </w:pPr>
      <w:r w:rsidRPr="006F72D0">
        <w:rPr>
          <w:rFonts w:ascii="Arial" w:hAnsi="Arial" w:cs="Arial"/>
          <w:noProof/>
          <w:color w:val="222222"/>
          <w:sz w:val="36"/>
          <w:szCs w:val="36"/>
          <w:shd w:val="clear" w:color="auto" w:fill="FFFFFF"/>
        </w:rPr>
        <w:drawing>
          <wp:inline distT="0" distB="0" distL="0" distR="0" wp14:anchorId="06BB83EC" wp14:editId="62C09D92">
            <wp:extent cx="5076825" cy="13185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094329" cy="1323110"/>
                    </a:xfrm>
                    <a:prstGeom prst="rect">
                      <a:avLst/>
                    </a:prstGeom>
                  </pic:spPr>
                </pic:pic>
              </a:graphicData>
            </a:graphic>
          </wp:inline>
        </w:drawing>
      </w:r>
    </w:p>
    <w:p w14:paraId="044EE9AF" w14:textId="77777777" w:rsidR="00DD127C" w:rsidRPr="00DD127C" w:rsidRDefault="00DD127C" w:rsidP="00DD127C">
      <w:pPr>
        <w:pStyle w:val="ListParagraph"/>
        <w:numPr>
          <w:ilvl w:val="0"/>
          <w:numId w:val="9"/>
        </w:numPr>
        <w:spacing w:after="0"/>
        <w:rPr>
          <w:rFonts w:ascii="GE Inspira" w:hAnsi="GE Inspira"/>
          <w:color w:val="17365D" w:themeColor="text2" w:themeShade="BF"/>
        </w:rPr>
      </w:pPr>
      <w:r w:rsidRPr="00DD127C">
        <w:rPr>
          <w:rFonts w:ascii="GE Inspira" w:hAnsi="GE Inspira"/>
          <w:color w:val="17365D" w:themeColor="text2" w:themeShade="BF"/>
        </w:rPr>
        <w:t xml:space="preserve">Verify PWR light has a solid green </w:t>
      </w:r>
      <w:proofErr w:type="gramStart"/>
      <w:r w:rsidRPr="00DD127C">
        <w:rPr>
          <w:rFonts w:ascii="GE Inspira" w:hAnsi="GE Inspira"/>
          <w:color w:val="17365D" w:themeColor="text2" w:themeShade="BF"/>
        </w:rPr>
        <w:t>light</w:t>
      </w:r>
      <w:proofErr w:type="gramEnd"/>
    </w:p>
    <w:p w14:paraId="6267998A" w14:textId="77777777" w:rsidR="00DD127C" w:rsidRPr="00DD127C" w:rsidRDefault="00DD127C" w:rsidP="00DD127C">
      <w:pPr>
        <w:pStyle w:val="ListParagraph"/>
        <w:numPr>
          <w:ilvl w:val="0"/>
          <w:numId w:val="9"/>
        </w:numPr>
        <w:spacing w:after="0"/>
        <w:rPr>
          <w:rFonts w:ascii="GE Inspira" w:hAnsi="GE Inspira"/>
          <w:color w:val="17365D" w:themeColor="text2" w:themeShade="BF"/>
        </w:rPr>
      </w:pPr>
      <w:r w:rsidRPr="00DD127C">
        <w:rPr>
          <w:rFonts w:ascii="GE Inspira" w:hAnsi="GE Inspira"/>
          <w:color w:val="17365D" w:themeColor="text2" w:themeShade="BF"/>
        </w:rPr>
        <w:t>Verify DM LINK light has solid green light (no DM Link light equals NO VIDEO)</w:t>
      </w:r>
    </w:p>
    <w:p w14:paraId="3B7A4176" w14:textId="77777777" w:rsidR="00DD127C" w:rsidRDefault="00DD127C" w:rsidP="00DD127C">
      <w:pPr>
        <w:jc w:val="center"/>
        <w:rPr>
          <w:rFonts w:ascii="GE Inspira" w:hAnsi="GE Inspira"/>
          <w:b/>
          <w:color w:val="17365D" w:themeColor="text2" w:themeShade="BF"/>
          <w:u w:val="single"/>
        </w:rPr>
      </w:pPr>
    </w:p>
    <w:p w14:paraId="5C2E2F25" w14:textId="77777777" w:rsidR="00FB4172" w:rsidRDefault="00FB4172" w:rsidP="00DD127C">
      <w:pPr>
        <w:jc w:val="center"/>
        <w:rPr>
          <w:rFonts w:ascii="GE Inspira" w:hAnsi="GE Inspira"/>
          <w:b/>
          <w:color w:val="17365D" w:themeColor="text2" w:themeShade="BF"/>
          <w:u w:val="single"/>
        </w:rPr>
      </w:pPr>
    </w:p>
    <w:p w14:paraId="72D39221" w14:textId="77777777" w:rsidR="00FB4172" w:rsidRDefault="00FB4172" w:rsidP="00DD127C">
      <w:pPr>
        <w:jc w:val="center"/>
        <w:rPr>
          <w:rFonts w:ascii="GE Inspira" w:hAnsi="GE Inspira"/>
          <w:b/>
          <w:color w:val="17365D" w:themeColor="text2" w:themeShade="BF"/>
          <w:u w:val="single"/>
        </w:rPr>
      </w:pPr>
    </w:p>
    <w:p w14:paraId="3999E736" w14:textId="77777777" w:rsidR="00FB4172" w:rsidRDefault="00FB4172" w:rsidP="00DD127C">
      <w:pPr>
        <w:jc w:val="center"/>
        <w:rPr>
          <w:rFonts w:ascii="GE Inspira" w:hAnsi="GE Inspira"/>
          <w:b/>
          <w:color w:val="17365D" w:themeColor="text2" w:themeShade="BF"/>
          <w:u w:val="single"/>
        </w:rPr>
      </w:pPr>
    </w:p>
    <w:p w14:paraId="6047D9C2" w14:textId="77777777" w:rsidR="00DD127C" w:rsidRPr="00DD127C" w:rsidRDefault="00DD127C" w:rsidP="00DD127C">
      <w:pPr>
        <w:jc w:val="center"/>
        <w:rPr>
          <w:rFonts w:ascii="GE Inspira" w:hAnsi="GE Inspira"/>
          <w:b/>
          <w:color w:val="17365D" w:themeColor="text2" w:themeShade="BF"/>
          <w:u w:val="single"/>
        </w:rPr>
      </w:pPr>
      <w:r w:rsidRPr="00DD127C">
        <w:rPr>
          <w:rFonts w:ascii="GE Inspira" w:hAnsi="GE Inspira"/>
          <w:b/>
          <w:color w:val="17365D" w:themeColor="text2" w:themeShade="BF"/>
          <w:u w:val="single"/>
        </w:rPr>
        <w:lastRenderedPageBreak/>
        <w:t xml:space="preserve">Crestron Switcher to Wall plate </w:t>
      </w:r>
    </w:p>
    <w:p w14:paraId="3F79CAD5" w14:textId="77777777" w:rsidR="00DD127C" w:rsidRPr="006F72D0" w:rsidRDefault="00DD127C" w:rsidP="00DD127C">
      <w:pPr>
        <w:ind w:left="720"/>
        <w:contextualSpacing/>
        <w:jc w:val="center"/>
        <w:rPr>
          <w:rFonts w:ascii="Arial" w:hAnsi="Arial" w:cs="Arial"/>
          <w:sz w:val="36"/>
          <w:szCs w:val="36"/>
        </w:rPr>
      </w:pPr>
      <w:r w:rsidRPr="006F72D0">
        <w:rPr>
          <w:rFonts w:ascii="Arial" w:hAnsi="Arial" w:cs="Arial"/>
          <w:noProof/>
          <w:sz w:val="36"/>
          <w:szCs w:val="36"/>
        </w:rPr>
        <w:drawing>
          <wp:inline distT="0" distB="0" distL="0" distR="0" wp14:anchorId="1269C3A8" wp14:editId="7E83C0CB">
            <wp:extent cx="2752725" cy="2202180"/>
            <wp:effectExtent l="0" t="0" r="952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59">
                      <a:extLst>
                        <a:ext uri="{28A0092B-C50C-407E-A947-70E740481C1C}">
                          <a14:useLocalDpi xmlns:a14="http://schemas.microsoft.com/office/drawing/2010/main" val="0"/>
                        </a:ext>
                      </a:extLst>
                    </a:blip>
                    <a:stretch>
                      <a:fillRect/>
                    </a:stretch>
                  </pic:blipFill>
                  <pic:spPr>
                    <a:xfrm>
                      <a:off x="0" y="0"/>
                      <a:ext cx="2753068" cy="2202454"/>
                    </a:xfrm>
                    <a:prstGeom prst="rect">
                      <a:avLst/>
                    </a:prstGeom>
                  </pic:spPr>
                </pic:pic>
              </a:graphicData>
            </a:graphic>
          </wp:inline>
        </w:drawing>
      </w:r>
    </w:p>
    <w:p w14:paraId="3E6721AC" w14:textId="77777777" w:rsidR="00DD127C" w:rsidRPr="00DD127C" w:rsidRDefault="00DD127C" w:rsidP="00DD127C">
      <w:pPr>
        <w:spacing w:after="0"/>
        <w:rPr>
          <w:rFonts w:ascii="GE Inspira" w:hAnsi="GE Inspira"/>
          <w:color w:val="17365D" w:themeColor="text2" w:themeShade="BF"/>
        </w:rPr>
      </w:pPr>
    </w:p>
    <w:p w14:paraId="1583AA97" w14:textId="77777777" w:rsidR="00DD127C" w:rsidRPr="00DD127C" w:rsidRDefault="00DD127C" w:rsidP="00DD127C">
      <w:pPr>
        <w:pStyle w:val="ListParagraph"/>
        <w:numPr>
          <w:ilvl w:val="0"/>
          <w:numId w:val="10"/>
        </w:numPr>
        <w:spacing w:after="0"/>
        <w:rPr>
          <w:rFonts w:ascii="GE Inspira" w:hAnsi="GE Inspira"/>
          <w:color w:val="17365D" w:themeColor="text2" w:themeShade="BF"/>
        </w:rPr>
      </w:pPr>
      <w:r w:rsidRPr="00DD127C">
        <w:rPr>
          <w:rFonts w:ascii="GE Inspira" w:hAnsi="GE Inspira"/>
          <w:color w:val="17365D" w:themeColor="text2" w:themeShade="BF"/>
        </w:rPr>
        <w:t xml:space="preserve">One end of Ethernet cable should be plugged into the black wall </w:t>
      </w:r>
      <w:proofErr w:type="gramStart"/>
      <w:r w:rsidRPr="00DD127C">
        <w:rPr>
          <w:rFonts w:ascii="GE Inspira" w:hAnsi="GE Inspira"/>
          <w:color w:val="17365D" w:themeColor="text2" w:themeShade="BF"/>
        </w:rPr>
        <w:t>plate</w:t>
      </w:r>
      <w:proofErr w:type="gramEnd"/>
    </w:p>
    <w:p w14:paraId="773413EE" w14:textId="77777777" w:rsidR="00DD127C" w:rsidRPr="00DD127C" w:rsidRDefault="00DD127C" w:rsidP="00DD127C">
      <w:pPr>
        <w:pStyle w:val="ListParagraph"/>
        <w:numPr>
          <w:ilvl w:val="0"/>
          <w:numId w:val="10"/>
        </w:numPr>
        <w:spacing w:after="0"/>
        <w:rPr>
          <w:rFonts w:ascii="GE Inspira" w:hAnsi="GE Inspira"/>
          <w:color w:val="17365D" w:themeColor="text2" w:themeShade="BF"/>
        </w:rPr>
      </w:pPr>
      <w:r w:rsidRPr="00DD127C">
        <w:rPr>
          <w:rFonts w:ascii="GE Inspira" w:hAnsi="GE Inspira"/>
          <w:color w:val="17365D" w:themeColor="text2" w:themeShade="BF"/>
        </w:rPr>
        <w:t xml:space="preserve">The other end of the Ethernet cable should be plugged into DM OUT </w:t>
      </w:r>
      <w:proofErr w:type="gramStart"/>
      <w:r w:rsidRPr="00DD127C">
        <w:rPr>
          <w:rFonts w:ascii="GE Inspira" w:hAnsi="GE Inspira"/>
          <w:color w:val="17365D" w:themeColor="text2" w:themeShade="BF"/>
        </w:rPr>
        <w:t>port</w:t>
      </w:r>
      <w:proofErr w:type="gramEnd"/>
    </w:p>
    <w:p w14:paraId="23ED90B1" w14:textId="77777777" w:rsidR="00DD127C" w:rsidRDefault="00DD127C" w:rsidP="00974C01">
      <w:pPr>
        <w:rPr>
          <w:rFonts w:ascii="Arial" w:hAnsi="Arial" w:cs="Arial"/>
          <w:sz w:val="24"/>
          <w:szCs w:val="24"/>
        </w:rPr>
      </w:pPr>
    </w:p>
    <w:p w14:paraId="6BD49A42" w14:textId="77777777" w:rsidR="00505579" w:rsidRDefault="00505579" w:rsidP="00305B6E">
      <w:pPr>
        <w:pStyle w:val="Heading1"/>
        <w:rPr>
          <w:rFonts w:ascii="GE Inspira" w:hAnsi="GE Inspira"/>
          <w:sz w:val="40"/>
          <w:u w:val="single"/>
        </w:rPr>
      </w:pPr>
    </w:p>
    <w:p w14:paraId="562ECC83" w14:textId="77777777" w:rsidR="00505579" w:rsidRDefault="00505579" w:rsidP="00305B6E">
      <w:pPr>
        <w:pStyle w:val="Heading1"/>
        <w:rPr>
          <w:rFonts w:ascii="GE Inspira" w:hAnsi="GE Inspira"/>
          <w:sz w:val="40"/>
          <w:u w:val="single"/>
        </w:rPr>
      </w:pPr>
    </w:p>
    <w:p w14:paraId="5C68A537" w14:textId="77777777" w:rsidR="00505579" w:rsidRDefault="00505579" w:rsidP="00305B6E">
      <w:pPr>
        <w:pStyle w:val="Heading1"/>
        <w:rPr>
          <w:rFonts w:ascii="GE Inspira" w:hAnsi="GE Inspira"/>
          <w:sz w:val="40"/>
          <w:u w:val="single"/>
        </w:rPr>
      </w:pPr>
    </w:p>
    <w:p w14:paraId="359710D6" w14:textId="77777777" w:rsidR="00505579" w:rsidRDefault="00505579" w:rsidP="00305B6E">
      <w:pPr>
        <w:pStyle w:val="Heading1"/>
        <w:rPr>
          <w:rFonts w:ascii="GE Inspira" w:hAnsi="GE Inspira"/>
          <w:sz w:val="40"/>
          <w:u w:val="single"/>
        </w:rPr>
      </w:pPr>
    </w:p>
    <w:p w14:paraId="7F6DC41F" w14:textId="77777777" w:rsidR="00505579" w:rsidRDefault="00505579" w:rsidP="00305B6E">
      <w:pPr>
        <w:pStyle w:val="Heading1"/>
        <w:rPr>
          <w:rFonts w:ascii="GE Inspira" w:hAnsi="GE Inspira"/>
          <w:sz w:val="40"/>
          <w:u w:val="single"/>
        </w:rPr>
      </w:pPr>
    </w:p>
    <w:p w14:paraId="3109C60F" w14:textId="77777777" w:rsidR="00505579" w:rsidRDefault="00505579" w:rsidP="00305B6E">
      <w:pPr>
        <w:pStyle w:val="Heading1"/>
        <w:rPr>
          <w:rFonts w:ascii="GE Inspira" w:hAnsi="GE Inspira"/>
          <w:sz w:val="40"/>
          <w:u w:val="single"/>
        </w:rPr>
      </w:pPr>
    </w:p>
    <w:p w14:paraId="5EFFFD65" w14:textId="326A385B" w:rsidR="00505579" w:rsidRDefault="00505579" w:rsidP="00505579"/>
    <w:p w14:paraId="3000C0AB" w14:textId="27EC3025" w:rsidR="00BF49CF" w:rsidRDefault="00BF49CF" w:rsidP="00505579"/>
    <w:p w14:paraId="2AFFD4FB" w14:textId="339A7D59" w:rsidR="00BF49CF" w:rsidRDefault="00BF49CF" w:rsidP="00505579"/>
    <w:p w14:paraId="48C782D8" w14:textId="28F36532" w:rsidR="00BF49CF" w:rsidRDefault="00BF49CF" w:rsidP="00505579"/>
    <w:p w14:paraId="1C7E0901" w14:textId="2A2C3D09" w:rsidR="00BF49CF" w:rsidRDefault="00BF49CF" w:rsidP="00505579"/>
    <w:p w14:paraId="7E2E5BA8" w14:textId="537F309E" w:rsidR="00BF49CF" w:rsidRDefault="00BF49CF" w:rsidP="00505579"/>
    <w:p w14:paraId="51790F83" w14:textId="2DAD6A35" w:rsidR="00BF49CF" w:rsidRDefault="00BF49CF" w:rsidP="00BF49CF">
      <w:pPr>
        <w:pStyle w:val="Heading1"/>
        <w:rPr>
          <w:rFonts w:ascii="GE Inspira Sans" w:hAnsi="GE Inspira Sans"/>
          <w:sz w:val="40"/>
          <w:szCs w:val="40"/>
        </w:rPr>
      </w:pPr>
      <w:bookmarkStart w:id="213" w:name="_Toc146200905"/>
      <w:r w:rsidRPr="00515F55">
        <w:rPr>
          <w:rFonts w:ascii="GE Inspira Sans" w:hAnsi="GE Inspira Sans"/>
          <w:sz w:val="40"/>
          <w:szCs w:val="40"/>
        </w:rPr>
        <w:lastRenderedPageBreak/>
        <w:t>Office Supplies and PPE</w:t>
      </w:r>
      <w:bookmarkEnd w:id="213"/>
    </w:p>
    <w:p w14:paraId="13466209" w14:textId="77777777" w:rsidR="007167BF" w:rsidRDefault="007167BF" w:rsidP="00515F55">
      <w:pPr>
        <w:rPr>
          <w:rFonts w:ascii="GE Inspira" w:hAnsi="GE Inspira"/>
          <w:color w:val="365F91" w:themeColor="accent1" w:themeShade="BF"/>
        </w:rPr>
      </w:pPr>
    </w:p>
    <w:p w14:paraId="3766E24C" w14:textId="594E46C2" w:rsidR="00515F55" w:rsidRPr="00854A86" w:rsidRDefault="00376FC9" w:rsidP="00515F55">
      <w:pPr>
        <w:rPr>
          <w:rFonts w:ascii="GE Inspira" w:hAnsi="GE Inspira"/>
          <w:color w:val="365F91" w:themeColor="accent1" w:themeShade="BF"/>
        </w:rPr>
      </w:pPr>
      <w:ins w:id="214" w:author="Rosen, Jim M (GE Vernova)" w:date="2024-10-23T09:36:00Z">
        <w:r w:rsidRPr="00376FC9">
          <w:rPr>
            <w:rFonts w:ascii="GE Inspira" w:hAnsi="GE Inspira"/>
            <w:color w:val="365F91" w:themeColor="accent1" w:themeShade="BF"/>
          </w:rPr>
          <w:t>There are three (3) self-serve locations for office supplies and PPE at the HLC:</w:t>
        </w:r>
      </w:ins>
      <w:del w:id="215" w:author="Rosen, Jim M (GE Vernova)" w:date="2024-10-23T09:36:00Z">
        <w:r w:rsidR="00515F55" w:rsidRPr="00854A86" w:rsidDel="00376FC9">
          <w:rPr>
            <w:rFonts w:ascii="GE Inspira" w:hAnsi="GE Inspira"/>
            <w:color w:val="365F91" w:themeColor="accent1" w:themeShade="BF"/>
          </w:rPr>
          <w:delText>There are two (2) self-serve locations for office supplies and PPE at the HLC.</w:delText>
        </w:r>
      </w:del>
    </w:p>
    <w:p w14:paraId="0827B040" w14:textId="52377155" w:rsidR="00515F55" w:rsidRPr="00854A86" w:rsidRDefault="00376FC9" w:rsidP="00376FC9">
      <w:pPr>
        <w:pStyle w:val="ListParagraph"/>
        <w:numPr>
          <w:ilvl w:val="0"/>
          <w:numId w:val="13"/>
        </w:numPr>
        <w:rPr>
          <w:rFonts w:ascii="GE Inspira" w:hAnsi="GE Inspira"/>
          <w:color w:val="365F91" w:themeColor="accent1" w:themeShade="BF"/>
        </w:rPr>
      </w:pPr>
      <w:ins w:id="216" w:author="Rosen, Jim M (GE Vernova)" w:date="2024-10-23T09:37:00Z">
        <w:r w:rsidRPr="00A60C6F">
          <w:rPr>
            <w:rFonts w:ascii="GE Inspira" w:hAnsi="GE Inspira"/>
            <w:b/>
            <w:bCs/>
            <w:color w:val="365F91" w:themeColor="accent1" w:themeShade="BF"/>
            <w:rPrChange w:id="217" w:author="Rosen, Jim M (GE Vernova)" w:date="2024-10-23T10:14:00Z">
              <w:rPr>
                <w:rStyle w:val="Strong"/>
              </w:rPr>
            </w:rPrChange>
          </w:rPr>
          <w:t>Building 1 Lobby:</w:t>
        </w:r>
        <w:r>
          <w:br/>
        </w:r>
        <w:r w:rsidRPr="00A60C6F">
          <w:rPr>
            <w:rFonts w:ascii="GE Inspira" w:hAnsi="GE Inspira"/>
            <w:color w:val="365F91" w:themeColor="accent1" w:themeShade="BF"/>
            <w:rPrChange w:id="218" w:author="Rosen, Jim M (GE Vernova)" w:date="2024-10-23T10:12:00Z">
              <w:rPr/>
            </w:rPrChange>
          </w:rPr>
          <w:t xml:space="preserve">Provides common office supplies, including dry erase markers, pens, paper, and hand sanitizer. PPE items like gloves, safety glasses, shoe covers, hard hats, and masks are also available. </w:t>
        </w:r>
        <w:r w:rsidRPr="00A60C6F">
          <w:rPr>
            <w:rFonts w:ascii="GE Inspira" w:hAnsi="GE Inspira"/>
            <w:b/>
            <w:bCs/>
            <w:color w:val="365F91" w:themeColor="accent1" w:themeShade="BF"/>
            <w:rPrChange w:id="219" w:author="Rosen, Jim M (GE Vernova)" w:date="2024-10-23T10:12:00Z">
              <w:rPr>
                <w:rStyle w:val="Strong"/>
              </w:rPr>
            </w:rPrChange>
          </w:rPr>
          <w:t>Note:</w:t>
        </w:r>
        <w:r w:rsidRPr="00A60C6F">
          <w:rPr>
            <w:rFonts w:ascii="GE Inspira" w:hAnsi="GE Inspira"/>
            <w:color w:val="365F91" w:themeColor="accent1" w:themeShade="BF"/>
            <w:rPrChange w:id="220" w:author="Rosen, Jim M (GE Vernova)" w:date="2024-10-23T10:12:00Z">
              <w:rPr/>
            </w:rPrChange>
          </w:rPr>
          <w:t xml:space="preserve"> Hard hats and overshoes are for temporary use and must be returned after use. For access or to request more, see security personnel at the front desk.</w:t>
        </w:r>
      </w:ins>
      <w:del w:id="221" w:author="Rosen, Jim M (GE Vernova)" w:date="2024-10-23T09:37:00Z">
        <w:r w:rsidR="00515F55" w:rsidRPr="00854A86" w:rsidDel="00376FC9">
          <w:rPr>
            <w:rFonts w:ascii="GE Inspira" w:hAnsi="GE Inspira"/>
            <w:color w:val="365F91" w:themeColor="accent1" w:themeShade="BF"/>
          </w:rPr>
          <w:delText xml:space="preserve">The first is in the building 1 Lobby.  Here you can find most needed office supplies, including dry erase markers, board cleaner, towels, pens, paper, hand sanitizer, etc.  In this location only you can also check out any PPE that is typically required for customer classes, including gloves, safety glasses, safety shoe covers, hard hats and </w:delText>
        </w:r>
        <w:r w:rsidR="00D21A7D" w:rsidRPr="00854A86" w:rsidDel="00376FC9">
          <w:rPr>
            <w:rFonts w:ascii="GE Inspira" w:hAnsi="GE Inspira"/>
            <w:color w:val="365F91" w:themeColor="accent1" w:themeShade="BF"/>
          </w:rPr>
          <w:delText>masks</w:delText>
        </w:r>
        <w:r w:rsidR="00515F55" w:rsidRPr="00A60C6F" w:rsidDel="00376FC9">
          <w:rPr>
            <w:rFonts w:ascii="GE Inspira" w:hAnsi="GE Inspira"/>
            <w:color w:val="365F91" w:themeColor="accent1" w:themeShade="BF"/>
            <w:rPrChange w:id="222" w:author="Rosen, Jim M (GE Vernova)" w:date="2024-10-23T10:12:00Z">
              <w:rPr>
                <w:rFonts w:ascii="GE Inspira" w:hAnsi="GE Inspira"/>
                <w:color w:val="365F91" w:themeColor="accent1" w:themeShade="BF"/>
                <w:u w:val="single"/>
              </w:rPr>
            </w:rPrChange>
          </w:rPr>
          <w:delText xml:space="preserve">.  Note: </w:delText>
        </w:r>
        <w:r w:rsidR="00D21A7D" w:rsidRPr="00A60C6F" w:rsidDel="00376FC9">
          <w:rPr>
            <w:rFonts w:ascii="GE Inspira" w:hAnsi="GE Inspira"/>
            <w:color w:val="365F91" w:themeColor="accent1" w:themeShade="BF"/>
            <w:rPrChange w:id="223" w:author="Rosen, Jim M (GE Vernova)" w:date="2024-10-23T10:12:00Z">
              <w:rPr>
                <w:rFonts w:ascii="GE Inspira" w:hAnsi="GE Inspira"/>
                <w:color w:val="365F91" w:themeColor="accent1" w:themeShade="BF"/>
                <w:u w:val="single"/>
              </w:rPr>
            </w:rPrChange>
          </w:rPr>
          <w:delText>The hard hats and overshoes</w:delText>
        </w:r>
        <w:r w:rsidR="00515F55" w:rsidRPr="00A60C6F" w:rsidDel="00376FC9">
          <w:rPr>
            <w:rFonts w:ascii="GE Inspira" w:hAnsi="GE Inspira"/>
            <w:color w:val="365F91" w:themeColor="accent1" w:themeShade="BF"/>
            <w:rPrChange w:id="224" w:author="Rosen, Jim M (GE Vernova)" w:date="2024-10-23T10:12:00Z">
              <w:rPr>
                <w:rFonts w:ascii="GE Inspira" w:hAnsi="GE Inspira"/>
                <w:color w:val="365F91" w:themeColor="accent1" w:themeShade="BF"/>
                <w:u w:val="single"/>
              </w:rPr>
            </w:rPrChange>
          </w:rPr>
          <w:delText xml:space="preserve"> are for temporary use only and need to be returned upon completion</w:delText>
        </w:r>
        <w:r w:rsidR="00515F55" w:rsidRPr="00854A86" w:rsidDel="00376FC9">
          <w:rPr>
            <w:rFonts w:ascii="GE Inspira" w:hAnsi="GE Inspira"/>
            <w:color w:val="365F91" w:themeColor="accent1" w:themeShade="BF"/>
          </w:rPr>
          <w:delText>.</w:delText>
        </w:r>
        <w:r w:rsidR="00D21A7D" w:rsidRPr="00854A86" w:rsidDel="00376FC9">
          <w:rPr>
            <w:rFonts w:ascii="GE Inspira" w:hAnsi="GE Inspira"/>
            <w:color w:val="365F91" w:themeColor="accent1" w:themeShade="BF"/>
          </w:rPr>
          <w:delText xml:space="preserve">  For access to these items or to report/request more, please see the security personnel located at the front desk</w:delText>
        </w:r>
      </w:del>
      <w:r w:rsidR="00D21A7D" w:rsidRPr="00854A86">
        <w:rPr>
          <w:rFonts w:ascii="GE Inspira" w:hAnsi="GE Inspira"/>
          <w:color w:val="365F91" w:themeColor="accent1" w:themeShade="BF"/>
        </w:rPr>
        <w:t>.</w:t>
      </w:r>
    </w:p>
    <w:p w14:paraId="0250533A" w14:textId="3804BDD2" w:rsidR="00BF49CF" w:rsidRPr="00BF49CF" w:rsidRDefault="00854A86" w:rsidP="00D21A7D">
      <w:pPr>
        <w:jc w:val="center"/>
      </w:pPr>
      <w:del w:id="225" w:author="Rosen, Jim M (GE Vernova)" w:date="2024-10-23T10:11:00Z">
        <w:r w:rsidDel="00A60C6F">
          <w:rPr>
            <w:rFonts w:eastAsia="Times New Roman"/>
            <w:noProof/>
          </w:rPr>
          <mc:AlternateContent>
            <mc:Choice Requires="wps">
              <w:drawing>
                <wp:anchor distT="0" distB="0" distL="114300" distR="114300" simplePos="0" relativeHeight="251664384" behindDoc="0" locked="0" layoutInCell="1" allowOverlap="1" wp14:anchorId="6B9DBE18" wp14:editId="28F2EC4B">
                  <wp:simplePos x="0" y="0"/>
                  <wp:positionH relativeFrom="column">
                    <wp:posOffset>2457450</wp:posOffset>
                  </wp:positionH>
                  <wp:positionV relativeFrom="paragraph">
                    <wp:posOffset>314325</wp:posOffset>
                  </wp:positionV>
                  <wp:extent cx="1343025" cy="2000250"/>
                  <wp:effectExtent l="0" t="0" r="28575" b="19050"/>
                  <wp:wrapNone/>
                  <wp:docPr id="24" name="Oval 24"/>
                  <wp:cNvGraphicFramePr/>
                  <a:graphic xmlns:a="http://schemas.openxmlformats.org/drawingml/2006/main">
                    <a:graphicData uri="http://schemas.microsoft.com/office/word/2010/wordprocessingShape">
                      <wps:wsp>
                        <wps:cNvSpPr/>
                        <wps:spPr>
                          <a:xfrm>
                            <a:off x="0" y="0"/>
                            <a:ext cx="1343025" cy="20002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AFDBF1" id="Oval 24" o:spid="_x0000_s1026" style="position:absolute;margin-left:193.5pt;margin-top:24.75pt;width:105.75pt;height:15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" filled="f" strokecolor="#243f60 [1604]" strokeweight="2pt"/>
              </w:pict>
            </mc:Fallback>
          </mc:AlternateContent>
        </w:r>
        <w:r w:rsidR="00D21A7D" w:rsidDel="00A60C6F">
          <w:rPr>
            <w:rFonts w:eastAsia="Times New Roman"/>
            <w:noProof/>
          </w:rPr>
          <w:drawing>
            <wp:inline distT="0" distB="0" distL="0" distR="0" wp14:anchorId="4F2808DB" wp14:editId="2706C8E7">
              <wp:extent cx="3390900" cy="2543175"/>
              <wp:effectExtent l="0" t="0" r="0" b="9525"/>
              <wp:docPr id="2" name="Picture 2" descr="IMG_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142E21-AAE1-426A-A722-8F8B1BFE553D" descr="IMG_0039.jpg"/>
                      <pic:cNvPicPr>
                        <a:picLocks noChangeAspect="1" noChangeArrowheads="1"/>
                      </pic:cNvPicPr>
                    </pic:nvPicPr>
                    <pic:blipFill>
                      <a:blip r:embed="rId60" r:link="rId61" cstate="print">
                        <a:extLst>
                          <a:ext uri="{28A0092B-C50C-407E-A947-70E740481C1C}">
                            <a14:useLocalDpi xmlns:a14="http://schemas.microsoft.com/office/drawing/2010/main" val="0"/>
                          </a:ext>
                        </a:extLst>
                      </a:blip>
                      <a:srcRect/>
                      <a:stretch>
                        <a:fillRect/>
                      </a:stretch>
                    </pic:blipFill>
                    <pic:spPr bwMode="auto">
                      <a:xfrm>
                        <a:off x="0" y="0"/>
                        <a:ext cx="3391020" cy="2543265"/>
                      </a:xfrm>
                      <a:prstGeom prst="rect">
                        <a:avLst/>
                      </a:prstGeom>
                      <a:noFill/>
                      <a:ln>
                        <a:noFill/>
                      </a:ln>
                    </pic:spPr>
                  </pic:pic>
                </a:graphicData>
              </a:graphic>
            </wp:inline>
          </w:drawing>
        </w:r>
        <w:r w:rsidR="00D21A7D" w:rsidDel="00A60C6F">
          <w:rPr>
            <w:rFonts w:eastAsia="Times New Roman"/>
            <w:noProof/>
          </w:rPr>
          <w:drawing>
            <wp:inline distT="0" distB="0" distL="0" distR="0" wp14:anchorId="3124B3A2" wp14:editId="18AD7083">
              <wp:extent cx="1921669" cy="2562225"/>
              <wp:effectExtent l="0" t="0" r="2540" b="0"/>
              <wp:docPr id="3" name="Picture 3" descr="IMG_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927D7F-29D7-40DF-91DD-9308208F54C3" descr="IMG_0040.jpg"/>
                      <pic:cNvPicPr>
                        <a:picLocks noChangeAspect="1" noChangeArrowheads="1"/>
                      </pic:cNvPicPr>
                    </pic:nvPicPr>
                    <pic:blipFill>
                      <a:blip r:embed="rId62" r:link="rId63" cstate="print">
                        <a:extLst>
                          <a:ext uri="{28A0092B-C50C-407E-A947-70E740481C1C}">
                            <a14:useLocalDpi xmlns:a14="http://schemas.microsoft.com/office/drawing/2010/main" val="0"/>
                          </a:ext>
                        </a:extLst>
                      </a:blip>
                      <a:srcRect/>
                      <a:stretch>
                        <a:fillRect/>
                      </a:stretch>
                    </pic:blipFill>
                    <pic:spPr bwMode="auto">
                      <a:xfrm>
                        <a:off x="0" y="0"/>
                        <a:ext cx="1925401" cy="2567201"/>
                      </a:xfrm>
                      <a:prstGeom prst="rect">
                        <a:avLst/>
                      </a:prstGeom>
                      <a:noFill/>
                      <a:ln>
                        <a:noFill/>
                      </a:ln>
                    </pic:spPr>
                  </pic:pic>
                </a:graphicData>
              </a:graphic>
            </wp:inline>
          </w:drawing>
        </w:r>
      </w:del>
    </w:p>
    <w:p w14:paraId="78234E68" w14:textId="0A96FD7C" w:rsidR="001E3D1F" w:rsidRDefault="00A60C6F" w:rsidP="00854A86">
      <w:pPr>
        <w:pStyle w:val="ListParagraph"/>
        <w:numPr>
          <w:ilvl w:val="0"/>
          <w:numId w:val="13"/>
        </w:numPr>
        <w:rPr>
          <w:ins w:id="226" w:author="Rosen, Jim M (GE Vernova)" w:date="2024-10-23T10:11:00Z"/>
          <w:rFonts w:ascii="GE Inspira" w:hAnsi="GE Inspira"/>
          <w:color w:val="365F91" w:themeColor="accent1" w:themeShade="BF"/>
        </w:rPr>
      </w:pPr>
      <w:ins w:id="227" w:author="Rosen, Jim M (GE Vernova)" w:date="2024-10-23T10:11:00Z">
        <w:r w:rsidRPr="00A60C6F">
          <w:rPr>
            <w:rFonts w:ascii="GE Inspira" w:hAnsi="GE Inspira"/>
            <w:b/>
            <w:bCs/>
            <w:color w:val="365F91" w:themeColor="accent1" w:themeShade="BF"/>
            <w:rPrChange w:id="228" w:author="Rosen, Jim M (GE Vernova)" w:date="2024-10-23T10:14:00Z">
              <w:rPr>
                <w:rStyle w:val="Strong"/>
              </w:rPr>
            </w:rPrChange>
          </w:rPr>
          <w:t>Building 1, Second Floor, Room 1202:</w:t>
        </w:r>
        <w:r>
          <w:br/>
        </w:r>
        <w:r w:rsidRPr="00A60C6F">
          <w:rPr>
            <w:rFonts w:ascii="GE Inspira" w:hAnsi="GE Inspira"/>
            <w:color w:val="365F91" w:themeColor="accent1" w:themeShade="BF"/>
            <w:rPrChange w:id="229" w:author="Rosen, Jim M (GE Vernova)" w:date="2024-10-23T10:13:00Z">
              <w:rPr/>
            </w:rPrChange>
          </w:rPr>
          <w:t>Exclusively contains office supplies and is accessible with your employee badge.</w:t>
        </w:r>
      </w:ins>
      <w:del w:id="230" w:author="Rosen, Jim M (GE Vernova)" w:date="2024-10-23T10:11:00Z">
        <w:r w:rsidR="00D21A7D" w:rsidRPr="00854A86" w:rsidDel="00A60C6F">
          <w:rPr>
            <w:rFonts w:ascii="GE Inspira" w:hAnsi="GE Inspira"/>
            <w:color w:val="365F91" w:themeColor="accent1" w:themeShade="BF"/>
          </w:rPr>
          <w:delText>The second location is in building 1, second floor room 1202.  This location contains office supplies only and can be accessed via your employee badge.</w:delText>
        </w:r>
      </w:del>
    </w:p>
    <w:p w14:paraId="7B78F764" w14:textId="77777777" w:rsidR="00A60C6F" w:rsidRDefault="00A60C6F" w:rsidP="00A60C6F">
      <w:pPr>
        <w:pStyle w:val="ListParagraph"/>
        <w:rPr>
          <w:ins w:id="231" w:author="Rosen, Jim M (GE Vernova)" w:date="2024-10-23T10:12:00Z"/>
          <w:rFonts w:ascii="GE Inspira" w:hAnsi="GE Inspira"/>
          <w:color w:val="365F91" w:themeColor="accent1" w:themeShade="BF"/>
        </w:rPr>
      </w:pPr>
    </w:p>
    <w:p w14:paraId="10525786" w14:textId="77777777" w:rsidR="00A60C6F" w:rsidRPr="00A60C6F" w:rsidRDefault="00A60C6F" w:rsidP="00A60C6F">
      <w:pPr>
        <w:pStyle w:val="ListParagraph"/>
        <w:rPr>
          <w:ins w:id="232" w:author="Rosen, Jim M (GE Vernova)" w:date="2024-10-23T10:11:00Z"/>
          <w:rFonts w:ascii="GE Inspira" w:hAnsi="GE Inspira"/>
          <w:color w:val="365F91" w:themeColor="accent1" w:themeShade="BF"/>
          <w:rPrChange w:id="233" w:author="Rosen, Jim M (GE Vernova)" w:date="2024-10-23T10:11:00Z">
            <w:rPr>
              <w:ins w:id="234" w:author="Rosen, Jim M (GE Vernova)" w:date="2024-10-23T10:11:00Z"/>
            </w:rPr>
          </w:rPrChange>
        </w:rPr>
        <w:pPrChange w:id="235" w:author="Rosen, Jim M (GE Vernova)" w:date="2024-10-23T10:11:00Z">
          <w:pPr>
            <w:pStyle w:val="ListParagraph"/>
            <w:numPr>
              <w:numId w:val="13"/>
            </w:numPr>
            <w:ind w:hanging="360"/>
          </w:pPr>
        </w:pPrChange>
      </w:pPr>
    </w:p>
    <w:p w14:paraId="73607D30" w14:textId="77777777" w:rsidR="00A60C6F" w:rsidRPr="00A60C6F" w:rsidRDefault="00A60C6F" w:rsidP="00A60C6F">
      <w:pPr>
        <w:pStyle w:val="ListParagraph"/>
        <w:numPr>
          <w:ilvl w:val="0"/>
          <w:numId w:val="13"/>
        </w:numPr>
        <w:spacing w:before="100" w:beforeAutospacing="1" w:after="100" w:afterAutospacing="1" w:line="240" w:lineRule="auto"/>
        <w:rPr>
          <w:ins w:id="236" w:author="Rosen, Jim M (GE Vernova)" w:date="2024-10-23T10:12:00Z"/>
          <w:rFonts w:ascii="GE Inspira" w:hAnsi="GE Inspira"/>
          <w:color w:val="365F91" w:themeColor="accent1" w:themeShade="BF"/>
          <w:rPrChange w:id="237" w:author="Rosen, Jim M (GE Vernova)" w:date="2024-10-23T10:13:00Z">
            <w:rPr>
              <w:ins w:id="238" w:author="Rosen, Jim M (GE Vernova)" w:date="2024-10-23T10:12:00Z"/>
            </w:rPr>
          </w:rPrChange>
        </w:rPr>
        <w:pPrChange w:id="239" w:author="Rosen, Jim M (GE Vernova)" w:date="2024-10-23T10:12:00Z">
          <w:pPr>
            <w:spacing w:before="100" w:beforeAutospacing="1" w:after="100" w:afterAutospacing="1" w:line="240" w:lineRule="auto"/>
          </w:pPr>
        </w:pPrChange>
      </w:pPr>
      <w:ins w:id="240" w:author="Rosen, Jim M (GE Vernova)" w:date="2024-10-23T10:12:00Z">
        <w:r w:rsidRPr="00A60C6F">
          <w:rPr>
            <w:rFonts w:ascii="GE Inspira" w:hAnsi="GE Inspira"/>
            <w:b/>
            <w:bCs/>
            <w:color w:val="365F91" w:themeColor="accent1" w:themeShade="BF"/>
            <w:rPrChange w:id="241" w:author="Rosen, Jim M (GE Vernova)" w:date="2024-10-23T10:14:00Z">
              <w:rPr>
                <w:b/>
                <w:bCs/>
              </w:rPr>
            </w:rPrChange>
          </w:rPr>
          <w:t>Classroom Cabinets:</w:t>
        </w:r>
        <w:r w:rsidRPr="00A60C6F">
          <w:rPr>
            <w:rFonts w:ascii="Times New Roman" w:eastAsia="Times New Roman" w:hAnsi="Times New Roman" w:cs="Times New Roman"/>
            <w:sz w:val="24"/>
            <w:szCs w:val="24"/>
            <w:rPrChange w:id="242" w:author="Rosen, Jim M (GE Vernova)" w:date="2024-10-23T10:12:00Z">
              <w:rPr/>
            </w:rPrChange>
          </w:rPr>
          <w:br/>
        </w:r>
        <w:r w:rsidRPr="00A60C6F">
          <w:rPr>
            <w:rFonts w:ascii="GE Inspira" w:hAnsi="GE Inspira"/>
            <w:color w:val="365F91" w:themeColor="accent1" w:themeShade="BF"/>
            <w:rPrChange w:id="243" w:author="Rosen, Jim M (GE Vernova)" w:date="2024-10-23T10:13:00Z">
              <w:rPr/>
            </w:rPrChange>
          </w:rPr>
          <w:t>Each classroom has a black cabinet stocked with basic supplies like note pads, pens, name tags, and attendance sheets. Passcodes are:</w:t>
        </w:r>
      </w:ins>
    </w:p>
    <w:p w14:paraId="57AF8FC6" w14:textId="77777777" w:rsidR="00A60C6F" w:rsidRPr="00A60C6F" w:rsidRDefault="00A60C6F" w:rsidP="00A60C6F">
      <w:pPr>
        <w:numPr>
          <w:ilvl w:val="0"/>
          <w:numId w:val="21"/>
        </w:numPr>
        <w:spacing w:before="100" w:beforeAutospacing="1" w:after="100" w:afterAutospacing="1" w:line="240" w:lineRule="auto"/>
        <w:rPr>
          <w:ins w:id="244" w:author="Rosen, Jim M (GE Vernova)" w:date="2024-10-23T10:12:00Z"/>
          <w:rFonts w:ascii="GE Inspira" w:hAnsi="GE Inspira"/>
          <w:color w:val="365F91" w:themeColor="accent1" w:themeShade="BF"/>
          <w:rPrChange w:id="245" w:author="Rosen, Jim M (GE Vernova)" w:date="2024-10-23T10:13:00Z">
            <w:rPr>
              <w:ins w:id="246" w:author="Rosen, Jim M (GE Vernova)" w:date="2024-10-23T10:12:00Z"/>
              <w:rFonts w:ascii="Times New Roman" w:eastAsia="Times New Roman" w:hAnsi="Times New Roman" w:cs="Times New Roman"/>
              <w:sz w:val="24"/>
              <w:szCs w:val="24"/>
            </w:rPr>
          </w:rPrChange>
        </w:rPr>
      </w:pPr>
      <w:ins w:id="247" w:author="Rosen, Jim M (GE Vernova)" w:date="2024-10-23T10:12:00Z">
        <w:r w:rsidRPr="00A60C6F">
          <w:rPr>
            <w:rFonts w:ascii="GE Inspira" w:hAnsi="GE Inspira"/>
            <w:color w:val="365F91" w:themeColor="accent1" w:themeShade="BF"/>
            <w:rPrChange w:id="248" w:author="Rosen, Jim M (GE Vernova)" w:date="2024-10-23T10:13:00Z">
              <w:rPr>
                <w:rFonts w:ascii="Times New Roman" w:eastAsia="Times New Roman" w:hAnsi="Times New Roman" w:cs="Times New Roman"/>
                <w:sz w:val="24"/>
                <w:szCs w:val="24"/>
              </w:rPr>
            </w:rPrChange>
          </w:rPr>
          <w:t>Building 1: 1234</w:t>
        </w:r>
      </w:ins>
    </w:p>
    <w:p w14:paraId="052B8A28" w14:textId="77777777" w:rsidR="00A60C6F" w:rsidRPr="00A60C6F" w:rsidRDefault="00A60C6F" w:rsidP="00A60C6F">
      <w:pPr>
        <w:numPr>
          <w:ilvl w:val="0"/>
          <w:numId w:val="21"/>
        </w:numPr>
        <w:spacing w:before="100" w:beforeAutospacing="1" w:after="100" w:afterAutospacing="1" w:line="240" w:lineRule="auto"/>
        <w:rPr>
          <w:ins w:id="249" w:author="Rosen, Jim M (GE Vernova)" w:date="2024-10-23T10:12:00Z"/>
          <w:rFonts w:ascii="GE Inspira" w:hAnsi="GE Inspira"/>
          <w:color w:val="365F91" w:themeColor="accent1" w:themeShade="BF"/>
          <w:rPrChange w:id="250" w:author="Rosen, Jim M (GE Vernova)" w:date="2024-10-23T10:13:00Z">
            <w:rPr>
              <w:ins w:id="251" w:author="Rosen, Jim M (GE Vernova)" w:date="2024-10-23T10:12:00Z"/>
              <w:rFonts w:ascii="Times New Roman" w:eastAsia="Times New Roman" w:hAnsi="Times New Roman" w:cs="Times New Roman"/>
              <w:sz w:val="24"/>
              <w:szCs w:val="24"/>
            </w:rPr>
          </w:rPrChange>
        </w:rPr>
      </w:pPr>
      <w:ins w:id="252" w:author="Rosen, Jim M (GE Vernova)" w:date="2024-10-23T10:12:00Z">
        <w:r w:rsidRPr="00A60C6F">
          <w:rPr>
            <w:rFonts w:ascii="GE Inspira" w:hAnsi="GE Inspira"/>
            <w:color w:val="365F91" w:themeColor="accent1" w:themeShade="BF"/>
            <w:rPrChange w:id="253" w:author="Rosen, Jim M (GE Vernova)" w:date="2024-10-23T10:13:00Z">
              <w:rPr>
                <w:rFonts w:ascii="Times New Roman" w:eastAsia="Times New Roman" w:hAnsi="Times New Roman" w:cs="Times New Roman"/>
                <w:sz w:val="24"/>
                <w:szCs w:val="24"/>
              </w:rPr>
            </w:rPrChange>
          </w:rPr>
          <w:t>Building 2: 2345</w:t>
        </w:r>
      </w:ins>
    </w:p>
    <w:p w14:paraId="725FD13B" w14:textId="77777777" w:rsidR="00A60C6F" w:rsidRPr="00A60C6F" w:rsidRDefault="00A60C6F" w:rsidP="00A60C6F">
      <w:pPr>
        <w:numPr>
          <w:ilvl w:val="0"/>
          <w:numId w:val="21"/>
        </w:numPr>
        <w:spacing w:before="100" w:beforeAutospacing="1" w:after="100" w:afterAutospacing="1" w:line="240" w:lineRule="auto"/>
        <w:rPr>
          <w:ins w:id="254" w:author="Rosen, Jim M (GE Vernova)" w:date="2024-10-23T10:12:00Z"/>
          <w:rFonts w:ascii="GE Inspira" w:hAnsi="GE Inspira"/>
          <w:color w:val="365F91" w:themeColor="accent1" w:themeShade="BF"/>
          <w:rPrChange w:id="255" w:author="Rosen, Jim M (GE Vernova)" w:date="2024-10-23T10:13:00Z">
            <w:rPr>
              <w:ins w:id="256" w:author="Rosen, Jim M (GE Vernova)" w:date="2024-10-23T10:12:00Z"/>
              <w:rFonts w:ascii="Times New Roman" w:eastAsia="Times New Roman" w:hAnsi="Times New Roman" w:cs="Times New Roman"/>
              <w:sz w:val="24"/>
              <w:szCs w:val="24"/>
            </w:rPr>
          </w:rPrChange>
        </w:rPr>
      </w:pPr>
      <w:ins w:id="257" w:author="Rosen, Jim M (GE Vernova)" w:date="2024-10-23T10:12:00Z">
        <w:r w:rsidRPr="00A60C6F">
          <w:rPr>
            <w:rFonts w:ascii="GE Inspira" w:hAnsi="GE Inspira"/>
            <w:color w:val="365F91" w:themeColor="accent1" w:themeShade="BF"/>
            <w:rPrChange w:id="258" w:author="Rosen, Jim M (GE Vernova)" w:date="2024-10-23T10:13:00Z">
              <w:rPr>
                <w:rFonts w:ascii="Times New Roman" w:eastAsia="Times New Roman" w:hAnsi="Times New Roman" w:cs="Times New Roman"/>
                <w:sz w:val="24"/>
                <w:szCs w:val="24"/>
              </w:rPr>
            </w:rPrChange>
          </w:rPr>
          <w:t>Building 3: 3451</w:t>
        </w:r>
      </w:ins>
    </w:p>
    <w:p w14:paraId="60EAC72F" w14:textId="77777777" w:rsidR="00A60C6F" w:rsidRPr="00A60C6F" w:rsidRDefault="00A60C6F" w:rsidP="00A60C6F">
      <w:pPr>
        <w:spacing w:before="100" w:beforeAutospacing="1" w:after="100" w:afterAutospacing="1" w:line="240" w:lineRule="auto"/>
        <w:ind w:left="720"/>
        <w:rPr>
          <w:ins w:id="259" w:author="Rosen, Jim M (GE Vernova)" w:date="2024-10-23T10:12:00Z"/>
          <w:rFonts w:ascii="GE Inspira" w:hAnsi="GE Inspira"/>
          <w:color w:val="365F91" w:themeColor="accent1" w:themeShade="BF"/>
          <w:rPrChange w:id="260" w:author="Rosen, Jim M (GE Vernova)" w:date="2024-10-23T10:13:00Z">
            <w:rPr>
              <w:ins w:id="261" w:author="Rosen, Jim M (GE Vernova)" w:date="2024-10-23T10:12:00Z"/>
              <w:rFonts w:ascii="Times New Roman" w:eastAsia="Times New Roman" w:hAnsi="Times New Roman" w:cs="Times New Roman"/>
              <w:sz w:val="24"/>
              <w:szCs w:val="24"/>
            </w:rPr>
          </w:rPrChange>
        </w:rPr>
        <w:pPrChange w:id="262" w:author="Rosen, Jim M (GE Vernova)" w:date="2024-10-23T10:12:00Z">
          <w:pPr>
            <w:spacing w:before="100" w:beforeAutospacing="1" w:after="100" w:afterAutospacing="1" w:line="240" w:lineRule="auto"/>
          </w:pPr>
        </w:pPrChange>
      </w:pPr>
      <w:ins w:id="263" w:author="Rosen, Jim M (GE Vernova)" w:date="2024-10-23T10:12:00Z">
        <w:r w:rsidRPr="00A60C6F">
          <w:rPr>
            <w:rFonts w:ascii="GE Inspira" w:hAnsi="GE Inspira"/>
            <w:color w:val="365F91" w:themeColor="accent1" w:themeShade="BF"/>
            <w:rPrChange w:id="264" w:author="Rosen, Jim M (GE Vernova)" w:date="2024-10-23T10:13:00Z">
              <w:rPr>
                <w:rFonts w:ascii="Times New Roman" w:eastAsia="Times New Roman" w:hAnsi="Times New Roman" w:cs="Times New Roman"/>
                <w:sz w:val="24"/>
                <w:szCs w:val="24"/>
              </w:rPr>
            </w:rPrChange>
          </w:rPr>
          <w:t>Cabinets are for classroom supplies only. Please don’t share passcodes with students or use the cabinets for storage. For access issues, contact Boyce Hernandez, and for restocking, reach out to Chanelle Williams.</w:t>
        </w:r>
      </w:ins>
    </w:p>
    <w:p w14:paraId="006D483D" w14:textId="77777777" w:rsidR="00A60C6F" w:rsidRPr="00854A86" w:rsidRDefault="00A60C6F" w:rsidP="00A60C6F">
      <w:pPr>
        <w:pStyle w:val="ListParagraph"/>
        <w:rPr>
          <w:rFonts w:ascii="GE Inspira" w:hAnsi="GE Inspira"/>
          <w:color w:val="365F91" w:themeColor="accent1" w:themeShade="BF"/>
        </w:rPr>
        <w:pPrChange w:id="265" w:author="Rosen, Jim M (GE Vernova)" w:date="2024-10-23T10:12:00Z">
          <w:pPr>
            <w:pStyle w:val="ListParagraph"/>
            <w:numPr>
              <w:numId w:val="13"/>
            </w:numPr>
            <w:ind w:hanging="360"/>
          </w:pPr>
        </w:pPrChange>
      </w:pPr>
    </w:p>
    <w:p w14:paraId="6332A711" w14:textId="75403759" w:rsidR="00273250" w:rsidDel="00A60C6F" w:rsidRDefault="00D21A7D" w:rsidP="00854A86">
      <w:pPr>
        <w:jc w:val="center"/>
        <w:rPr>
          <w:del w:id="266" w:author="Rosen, Jim M (GE Vernova)" w:date="2024-10-23T10:15:00Z"/>
          <w:rFonts w:ascii="GE Inspira" w:hAnsi="GE Inspira"/>
          <w:b/>
          <w:color w:val="C00000"/>
          <w:sz w:val="28"/>
          <w:szCs w:val="28"/>
          <w:u w:val="single"/>
        </w:rPr>
      </w:pPr>
      <w:del w:id="267" w:author="Rosen, Jim M (GE Vernova)" w:date="2024-10-23T10:11:00Z">
        <w:r w:rsidDel="00A60C6F">
          <w:rPr>
            <w:rFonts w:eastAsia="Times New Roman"/>
            <w:noProof/>
          </w:rPr>
          <w:drawing>
            <wp:inline distT="0" distB="0" distL="0" distR="0" wp14:anchorId="34946AF2" wp14:editId="33B275A0">
              <wp:extent cx="1771650" cy="2362200"/>
              <wp:effectExtent l="0" t="0" r="0" b="0"/>
              <wp:docPr id="22" name="Picture 22" descr="IMG_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AF6370-39B0-4F8A-8E5A-4DF0CCA84E0E" descr="IMG_0043.jpg"/>
                      <pic:cNvPicPr>
                        <a:picLocks noChangeAspect="1" noChangeArrowheads="1"/>
                      </pic:cNvPicPr>
                    </pic:nvPicPr>
                    <pic:blipFill>
                      <a:blip r:embed="rId64" r:link="rId65" cstate="print">
                        <a:extLst>
                          <a:ext uri="{28A0092B-C50C-407E-A947-70E740481C1C}">
                            <a14:useLocalDpi xmlns:a14="http://schemas.microsoft.com/office/drawing/2010/main" val="0"/>
                          </a:ext>
                        </a:extLst>
                      </a:blip>
                      <a:srcRect/>
                      <a:stretch>
                        <a:fillRect/>
                      </a:stretch>
                    </pic:blipFill>
                    <pic:spPr bwMode="auto">
                      <a:xfrm>
                        <a:off x="0" y="0"/>
                        <a:ext cx="1775936" cy="2367914"/>
                      </a:xfrm>
                      <a:prstGeom prst="rect">
                        <a:avLst/>
                      </a:prstGeom>
                      <a:noFill/>
                      <a:ln>
                        <a:noFill/>
                      </a:ln>
                    </pic:spPr>
                  </pic:pic>
                </a:graphicData>
              </a:graphic>
            </wp:inline>
          </w:drawing>
        </w:r>
        <w:r w:rsidDel="00A60C6F">
          <w:rPr>
            <w:rFonts w:eastAsia="Times New Roman"/>
            <w:noProof/>
          </w:rPr>
          <w:drawing>
            <wp:inline distT="0" distB="0" distL="0" distR="0" wp14:anchorId="137EF91B" wp14:editId="419DBE84">
              <wp:extent cx="1781175" cy="2374900"/>
              <wp:effectExtent l="0" t="0" r="9525" b="6350"/>
              <wp:docPr id="23" name="Picture 23" descr="IMG_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C14424-9BA1-4C0B-A2E3-424E0692BC28" descr="IMG_0044.jpg"/>
                      <pic:cNvPicPr>
                        <a:picLocks noChangeAspect="1" noChangeArrowheads="1"/>
                      </pic:cNvPicPr>
                    </pic:nvPicPr>
                    <pic:blipFill>
                      <a:blip r:embed="rId66" r:link="rId67" cstate="print">
                        <a:extLst>
                          <a:ext uri="{28A0092B-C50C-407E-A947-70E740481C1C}">
                            <a14:useLocalDpi xmlns:a14="http://schemas.microsoft.com/office/drawing/2010/main" val="0"/>
                          </a:ext>
                        </a:extLst>
                      </a:blip>
                      <a:srcRect/>
                      <a:stretch>
                        <a:fillRect/>
                      </a:stretch>
                    </pic:blipFill>
                    <pic:spPr bwMode="auto">
                      <a:xfrm>
                        <a:off x="0" y="0"/>
                        <a:ext cx="1784938" cy="2379917"/>
                      </a:xfrm>
                      <a:prstGeom prst="rect">
                        <a:avLst/>
                      </a:prstGeom>
                      <a:noFill/>
                      <a:ln>
                        <a:noFill/>
                      </a:ln>
                    </pic:spPr>
                  </pic:pic>
                </a:graphicData>
              </a:graphic>
            </wp:inline>
          </w:drawing>
        </w:r>
      </w:del>
    </w:p>
    <w:p w14:paraId="75C73704" w14:textId="76967BE2" w:rsidR="00854A86" w:rsidRDefault="00854A86" w:rsidP="00854A86">
      <w:pPr>
        <w:jc w:val="center"/>
        <w:rPr>
          <w:rFonts w:ascii="GE Inspira" w:hAnsi="GE Inspira"/>
          <w:b/>
          <w:color w:val="C00000"/>
          <w:sz w:val="28"/>
          <w:szCs w:val="28"/>
          <w:u w:val="single"/>
        </w:rPr>
      </w:pPr>
    </w:p>
    <w:p w14:paraId="061B8F8E" w14:textId="47DBEE52" w:rsidR="00854A86" w:rsidDel="00A60C6F" w:rsidRDefault="00854A86" w:rsidP="00854A86">
      <w:pPr>
        <w:rPr>
          <w:del w:id="268" w:author="Rosen, Jim M (GE Vernova)" w:date="2024-10-23T10:15:00Z"/>
          <w:rFonts w:ascii="GE Inspira" w:hAnsi="GE Inspira"/>
          <w:b/>
          <w:color w:val="C00000"/>
          <w:sz w:val="28"/>
          <w:szCs w:val="28"/>
          <w:u w:val="single"/>
        </w:rPr>
      </w:pPr>
      <w:r>
        <w:rPr>
          <w:rFonts w:ascii="GE Inspira" w:hAnsi="GE Inspira"/>
          <w:b/>
          <w:color w:val="C00000"/>
          <w:sz w:val="28"/>
          <w:szCs w:val="28"/>
          <w:u w:val="single"/>
        </w:rPr>
        <w:t>If you cannot find what you need or have any questions regarding how to obtain office supplies or PPE while at the HLC, please contact your PLL, Facilities or the front desk.</w:t>
      </w:r>
    </w:p>
    <w:p w14:paraId="7B6B072B" w14:textId="77777777" w:rsidR="00A60C6F" w:rsidRDefault="00A60C6F" w:rsidP="00A60C6F">
      <w:pPr>
        <w:rPr>
          <w:ins w:id="269" w:author="Rosen, Jim M (GE Vernova)" w:date="2024-10-23T10:15:00Z"/>
          <w:rFonts w:ascii="GE Inspira Sans" w:hAnsi="GE Inspira Sans"/>
          <w:sz w:val="40"/>
          <w:szCs w:val="40"/>
        </w:rPr>
      </w:pPr>
      <w:bookmarkStart w:id="270" w:name="_Toc146200906"/>
    </w:p>
    <w:p w14:paraId="16AAF58E" w14:textId="77777777" w:rsidR="00A60C6F" w:rsidRDefault="00A60C6F" w:rsidP="00A60C6F">
      <w:pPr>
        <w:rPr>
          <w:ins w:id="271" w:author="Rosen, Jim M (GE Vernova)" w:date="2024-10-23T10:12:00Z"/>
          <w:rFonts w:ascii="GE Inspira Sans" w:hAnsi="GE Inspira Sans"/>
          <w:sz w:val="40"/>
          <w:szCs w:val="40"/>
        </w:rPr>
        <w:pPrChange w:id="272" w:author="Rosen, Jim M (GE Vernova)" w:date="2024-10-23T10:15:00Z">
          <w:pPr>
            <w:pStyle w:val="Heading1"/>
          </w:pPr>
        </w:pPrChange>
      </w:pPr>
    </w:p>
    <w:p w14:paraId="68C186E7" w14:textId="77777777" w:rsidR="00A60C6F" w:rsidRDefault="00A60C6F">
      <w:pPr>
        <w:rPr>
          <w:ins w:id="273" w:author="Rosen, Jim M (GE Vernova)" w:date="2024-10-23T10:17:00Z"/>
          <w:rFonts w:ascii="GE Inspira Sans" w:eastAsiaTheme="majorEastAsia" w:hAnsi="GE Inspira Sans" w:cstheme="majorBidi"/>
          <w:b/>
          <w:bCs/>
          <w:color w:val="365F91" w:themeColor="accent1" w:themeShade="BF"/>
          <w:sz w:val="40"/>
          <w:szCs w:val="40"/>
        </w:rPr>
      </w:pPr>
      <w:ins w:id="274" w:author="Rosen, Jim M (GE Vernova)" w:date="2024-10-23T10:17:00Z">
        <w:r>
          <w:rPr>
            <w:rFonts w:ascii="GE Inspira Sans" w:hAnsi="GE Inspira Sans"/>
            <w:sz w:val="40"/>
            <w:szCs w:val="40"/>
          </w:rPr>
          <w:br w:type="page"/>
        </w:r>
      </w:ins>
    </w:p>
    <w:p w14:paraId="2C9CFC68" w14:textId="6CADF5F4" w:rsidR="00460275" w:rsidRPr="00460275" w:rsidRDefault="00460275" w:rsidP="00460275">
      <w:pPr>
        <w:pStyle w:val="Heading1"/>
        <w:rPr>
          <w:rFonts w:ascii="GE Inspira Sans" w:hAnsi="GE Inspira Sans"/>
          <w:sz w:val="40"/>
          <w:szCs w:val="40"/>
        </w:rPr>
      </w:pPr>
      <w:r w:rsidRPr="00460275">
        <w:rPr>
          <w:rFonts w:ascii="GE Inspira Sans" w:hAnsi="GE Inspira Sans"/>
          <w:sz w:val="40"/>
          <w:szCs w:val="40"/>
        </w:rPr>
        <w:t>End-of-Class Classroom Checklist for Instructors</w:t>
      </w:r>
      <w:bookmarkEnd w:id="270"/>
    </w:p>
    <w:p w14:paraId="1D8BE8E4" w14:textId="77777777" w:rsidR="00460275" w:rsidRPr="007D3411" w:rsidRDefault="00460275" w:rsidP="00460275">
      <w:pPr>
        <w:spacing w:before="100" w:beforeAutospacing="1" w:after="100" w:afterAutospacing="1" w:line="240" w:lineRule="auto"/>
        <w:outlineLvl w:val="3"/>
        <w:rPr>
          <w:rFonts w:ascii="Segoe UI" w:eastAsia="Times New Roman" w:hAnsi="Segoe UI" w:cs="Segoe UI"/>
          <w:sz w:val="24"/>
          <w:szCs w:val="24"/>
        </w:rPr>
      </w:pPr>
      <w:r w:rsidRPr="007D3411">
        <w:rPr>
          <w:rFonts w:ascii="Segoe UI" w:eastAsia="Times New Roman" w:hAnsi="Segoe UI" w:cs="Segoe UI"/>
          <w:sz w:val="24"/>
          <w:szCs w:val="24"/>
        </w:rPr>
        <w:t>Equipment</w:t>
      </w:r>
    </w:p>
    <w:p w14:paraId="1B7234C5" w14:textId="5D29D7F8" w:rsidR="00460275" w:rsidRPr="007D3411" w:rsidRDefault="00460275" w:rsidP="00460275">
      <w:pPr>
        <w:numPr>
          <w:ilvl w:val="0"/>
          <w:numId w:val="15"/>
        </w:numPr>
        <w:tabs>
          <w:tab w:val="num" w:pos="720"/>
        </w:tabs>
        <w:spacing w:after="0" w:line="240" w:lineRule="auto"/>
        <w:ind w:left="720"/>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5DD34D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20.25pt;height:18pt" o:ole="">
            <v:imagedata r:id="rId68" o:title=""/>
          </v:shape>
          <w:control r:id="rId69" w:name="DefaultOcxName" w:shapeid="_x0000_i1058"/>
        </w:object>
      </w:r>
      <w:r w:rsidRPr="007D3411">
        <w:rPr>
          <w:rFonts w:ascii="Segoe UI" w:eastAsia="Times New Roman" w:hAnsi="Segoe UI" w:cs="Segoe UI"/>
          <w:b/>
          <w:bCs/>
          <w:color w:val="374151"/>
          <w:sz w:val="24"/>
          <w:szCs w:val="24"/>
        </w:rPr>
        <w:t>Whiteboard</w:t>
      </w:r>
      <w:ins w:id="275" w:author="Wright, Jennifer (GE Vernova)" w:date="2023-09-25T14:37:00Z">
        <w:r w:rsidR="00544B9F">
          <w:rPr>
            <w:rFonts w:ascii="Segoe UI" w:eastAsia="Times New Roman" w:hAnsi="Segoe UI" w:cs="Segoe UI"/>
            <w:b/>
            <w:bCs/>
            <w:color w:val="374151"/>
            <w:sz w:val="24"/>
            <w:szCs w:val="24"/>
          </w:rPr>
          <w:t>/Flip Charts</w:t>
        </w:r>
      </w:ins>
      <w:r w:rsidRPr="007D3411">
        <w:rPr>
          <w:rFonts w:ascii="Segoe UI" w:eastAsia="Times New Roman" w:hAnsi="Segoe UI" w:cs="Segoe UI"/>
          <w:color w:val="374151"/>
          <w:sz w:val="24"/>
          <w:szCs w:val="24"/>
        </w:rPr>
        <w:t>: Erased and cleaned.</w:t>
      </w:r>
    </w:p>
    <w:p w14:paraId="075F170D" w14:textId="77777777" w:rsidR="00460275" w:rsidRPr="007D3411" w:rsidRDefault="00460275" w:rsidP="00460275">
      <w:pPr>
        <w:numPr>
          <w:ilvl w:val="1"/>
          <w:numId w:val="15"/>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b/>
          <w:bCs/>
          <w:color w:val="374151"/>
          <w:sz w:val="24"/>
          <w:szCs w:val="24"/>
        </w:rPr>
        <w:t>Action</w:t>
      </w:r>
      <w:r w:rsidRPr="007D3411">
        <w:rPr>
          <w:rFonts w:ascii="Segoe UI" w:eastAsia="Times New Roman" w:hAnsi="Segoe UI" w:cs="Segoe UI"/>
          <w:color w:val="374151"/>
          <w:sz w:val="24"/>
          <w:szCs w:val="24"/>
        </w:rPr>
        <w:t>: If markers or erasers are missing, notify Facilities</w:t>
      </w:r>
    </w:p>
    <w:p w14:paraId="66040B03" w14:textId="6942227F" w:rsidR="00460275" w:rsidRPr="007D3411" w:rsidRDefault="00460275" w:rsidP="00460275">
      <w:pPr>
        <w:numPr>
          <w:ilvl w:val="0"/>
          <w:numId w:val="15"/>
        </w:numPr>
        <w:tabs>
          <w:tab w:val="num" w:pos="720"/>
        </w:tabs>
        <w:spacing w:after="0" w:line="240" w:lineRule="auto"/>
        <w:ind w:left="720"/>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0E554473">
          <v:shape id="_x0000_i1061" type="#_x0000_t75" style="width:20.25pt;height:18pt" o:ole="">
            <v:imagedata r:id="rId68" o:title=""/>
          </v:shape>
          <w:control r:id="rId70" w:name="DefaultOcxName1" w:shapeid="_x0000_i1061"/>
        </w:object>
      </w:r>
      <w:r w:rsidRPr="007D3411">
        <w:rPr>
          <w:rFonts w:ascii="Segoe UI" w:eastAsia="Times New Roman" w:hAnsi="Segoe UI" w:cs="Segoe UI"/>
          <w:b/>
          <w:bCs/>
          <w:color w:val="374151"/>
          <w:sz w:val="24"/>
          <w:szCs w:val="24"/>
        </w:rPr>
        <w:t>Projector/Smartboard</w:t>
      </w:r>
      <w:r w:rsidRPr="007D3411">
        <w:rPr>
          <w:rFonts w:ascii="Segoe UI" w:eastAsia="Times New Roman" w:hAnsi="Segoe UI" w:cs="Segoe UI"/>
          <w:color w:val="374151"/>
          <w:sz w:val="24"/>
          <w:szCs w:val="24"/>
        </w:rPr>
        <w:t>: Turned off and screen retracted.</w:t>
      </w:r>
    </w:p>
    <w:p w14:paraId="44276242" w14:textId="77777777" w:rsidR="00460275" w:rsidRPr="007D3411" w:rsidRDefault="00460275" w:rsidP="00460275">
      <w:pPr>
        <w:numPr>
          <w:ilvl w:val="1"/>
          <w:numId w:val="15"/>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b/>
          <w:bCs/>
          <w:color w:val="374151"/>
          <w:sz w:val="24"/>
          <w:szCs w:val="24"/>
        </w:rPr>
        <w:t>Action</w:t>
      </w:r>
      <w:r w:rsidRPr="007D3411">
        <w:rPr>
          <w:rFonts w:ascii="Segoe UI" w:eastAsia="Times New Roman" w:hAnsi="Segoe UI" w:cs="Segoe UI"/>
          <w:color w:val="374151"/>
          <w:sz w:val="24"/>
          <w:szCs w:val="24"/>
        </w:rPr>
        <w:t>: Report any technical issues to the IT department.</w:t>
      </w:r>
    </w:p>
    <w:p w14:paraId="35F15498" w14:textId="2715A11A" w:rsidR="00460275" w:rsidRPr="007D3411" w:rsidRDefault="00460275" w:rsidP="00460275">
      <w:pPr>
        <w:numPr>
          <w:ilvl w:val="0"/>
          <w:numId w:val="15"/>
        </w:numPr>
        <w:tabs>
          <w:tab w:val="num" w:pos="720"/>
        </w:tabs>
        <w:spacing w:after="0" w:line="240" w:lineRule="auto"/>
        <w:ind w:left="720"/>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782F9D08">
          <v:shape id="_x0000_i1064" type="#_x0000_t75" style="width:20.25pt;height:18pt" o:ole="">
            <v:imagedata r:id="rId68" o:title=""/>
          </v:shape>
          <w:control r:id="rId71" w:name="DefaultOcxName2" w:shapeid="_x0000_i1064"/>
        </w:object>
      </w:r>
      <w:r w:rsidRPr="007D3411">
        <w:rPr>
          <w:rFonts w:ascii="Segoe UI" w:eastAsia="Times New Roman" w:hAnsi="Segoe UI" w:cs="Segoe UI"/>
          <w:b/>
          <w:bCs/>
          <w:color w:val="374151"/>
          <w:sz w:val="24"/>
          <w:szCs w:val="24"/>
        </w:rPr>
        <w:t>Laptops</w:t>
      </w:r>
      <w:r w:rsidRPr="007D3411">
        <w:rPr>
          <w:rFonts w:ascii="Segoe UI" w:eastAsia="Times New Roman" w:hAnsi="Segoe UI" w:cs="Segoe UI"/>
          <w:color w:val="374151"/>
          <w:sz w:val="24"/>
          <w:szCs w:val="24"/>
        </w:rPr>
        <w:t>: Closed, unplugged, and stored securely.</w:t>
      </w:r>
    </w:p>
    <w:p w14:paraId="0647242A" w14:textId="77777777" w:rsidR="00460275" w:rsidRPr="007D3411" w:rsidRDefault="00460275" w:rsidP="00460275">
      <w:pPr>
        <w:numPr>
          <w:ilvl w:val="1"/>
          <w:numId w:val="15"/>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b/>
          <w:bCs/>
          <w:color w:val="374151"/>
          <w:sz w:val="24"/>
          <w:szCs w:val="24"/>
        </w:rPr>
        <w:t>Action</w:t>
      </w:r>
      <w:r w:rsidRPr="007D3411">
        <w:rPr>
          <w:rFonts w:ascii="Segoe UI" w:eastAsia="Times New Roman" w:hAnsi="Segoe UI" w:cs="Segoe UI"/>
          <w:color w:val="374151"/>
          <w:sz w:val="24"/>
          <w:szCs w:val="24"/>
        </w:rPr>
        <w:t>: If laptops are malfunctioning, inform PLL.</w:t>
      </w:r>
    </w:p>
    <w:p w14:paraId="724303AC" w14:textId="5FCB87BC" w:rsidR="00460275" w:rsidRPr="007D3411" w:rsidRDefault="00460275" w:rsidP="00460275">
      <w:pPr>
        <w:numPr>
          <w:ilvl w:val="0"/>
          <w:numId w:val="15"/>
        </w:numPr>
        <w:tabs>
          <w:tab w:val="num" w:pos="720"/>
        </w:tabs>
        <w:spacing w:after="0" w:line="240" w:lineRule="auto"/>
        <w:ind w:left="720"/>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55A83105">
          <v:shape id="_x0000_i1067" type="#_x0000_t75" style="width:20.25pt;height:18pt" o:ole="">
            <v:imagedata r:id="rId68" o:title=""/>
          </v:shape>
          <w:control r:id="rId72" w:name="DefaultOcxName4" w:shapeid="_x0000_i1067"/>
        </w:object>
      </w:r>
      <w:r w:rsidRPr="007D3411">
        <w:rPr>
          <w:rFonts w:ascii="Segoe UI" w:eastAsia="Times New Roman" w:hAnsi="Segoe UI" w:cs="Segoe UI"/>
          <w:b/>
          <w:bCs/>
          <w:color w:val="374151"/>
          <w:sz w:val="24"/>
          <w:szCs w:val="24"/>
        </w:rPr>
        <w:t>Props</w:t>
      </w:r>
      <w:r>
        <w:rPr>
          <w:rFonts w:ascii="Segoe UI" w:eastAsia="Times New Roman" w:hAnsi="Segoe UI" w:cs="Segoe UI"/>
          <w:b/>
          <w:bCs/>
          <w:color w:val="374151"/>
          <w:sz w:val="24"/>
          <w:szCs w:val="24"/>
        </w:rPr>
        <w:t>/Training Aids</w:t>
      </w:r>
      <w:r w:rsidRPr="007D3411">
        <w:rPr>
          <w:rFonts w:ascii="Segoe UI" w:eastAsia="Times New Roman" w:hAnsi="Segoe UI" w:cs="Segoe UI"/>
          <w:color w:val="374151"/>
          <w:sz w:val="24"/>
          <w:szCs w:val="24"/>
        </w:rPr>
        <w:t>: Accounted for and stored neatly.</w:t>
      </w:r>
    </w:p>
    <w:p w14:paraId="0FF0C1F7" w14:textId="77777777" w:rsidR="00460275" w:rsidRPr="007D3411" w:rsidRDefault="00460275" w:rsidP="00460275">
      <w:pPr>
        <w:numPr>
          <w:ilvl w:val="1"/>
          <w:numId w:val="15"/>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b/>
          <w:bCs/>
          <w:color w:val="374151"/>
          <w:sz w:val="24"/>
          <w:szCs w:val="24"/>
        </w:rPr>
        <w:t>Action</w:t>
      </w:r>
      <w:r w:rsidRPr="007D3411">
        <w:rPr>
          <w:rFonts w:ascii="Segoe UI" w:eastAsia="Times New Roman" w:hAnsi="Segoe UI" w:cs="Segoe UI"/>
          <w:color w:val="374151"/>
          <w:sz w:val="24"/>
          <w:szCs w:val="24"/>
        </w:rPr>
        <w:t>: Replace any damaged or missing props.</w:t>
      </w:r>
    </w:p>
    <w:p w14:paraId="224DEA89" w14:textId="77777777" w:rsidR="00460275" w:rsidRPr="007D3411" w:rsidRDefault="00460275" w:rsidP="00460275">
      <w:pPr>
        <w:spacing w:before="100" w:beforeAutospacing="1" w:after="100" w:afterAutospacing="1" w:line="240" w:lineRule="auto"/>
        <w:outlineLvl w:val="3"/>
        <w:rPr>
          <w:rFonts w:ascii="Segoe UI" w:eastAsia="Times New Roman" w:hAnsi="Segoe UI" w:cs="Segoe UI"/>
          <w:sz w:val="24"/>
          <w:szCs w:val="24"/>
        </w:rPr>
      </w:pPr>
      <w:r w:rsidRPr="007D3411">
        <w:rPr>
          <w:rFonts w:ascii="Segoe UI" w:eastAsia="Times New Roman" w:hAnsi="Segoe UI" w:cs="Segoe UI"/>
          <w:sz w:val="24"/>
          <w:szCs w:val="24"/>
        </w:rPr>
        <w:t>Classroom Arrangement</w:t>
      </w:r>
    </w:p>
    <w:p w14:paraId="222B6064" w14:textId="0B27FC40" w:rsidR="00460275" w:rsidRPr="007D3411" w:rsidRDefault="00460275" w:rsidP="00460275">
      <w:pPr>
        <w:numPr>
          <w:ilvl w:val="0"/>
          <w:numId w:val="16"/>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306D630F">
          <v:shape id="_x0000_i1070" type="#_x0000_t75" style="width:20.25pt;height:18pt" o:ole="">
            <v:imagedata r:id="rId68" o:title=""/>
          </v:shape>
          <w:control r:id="rId73" w:name="DefaultOcxName5" w:shapeid="_x0000_i1070"/>
        </w:object>
      </w:r>
      <w:r w:rsidRPr="007D3411">
        <w:rPr>
          <w:rFonts w:ascii="Segoe UI" w:eastAsia="Times New Roman" w:hAnsi="Segoe UI" w:cs="Segoe UI"/>
          <w:b/>
          <w:bCs/>
          <w:color w:val="374151"/>
          <w:sz w:val="24"/>
          <w:szCs w:val="24"/>
        </w:rPr>
        <w:t>Tables</w:t>
      </w:r>
      <w:r w:rsidRPr="007D3411">
        <w:rPr>
          <w:rFonts w:ascii="Segoe UI" w:eastAsia="Times New Roman" w:hAnsi="Segoe UI" w:cs="Segoe UI"/>
          <w:color w:val="374151"/>
          <w:sz w:val="24"/>
          <w:szCs w:val="24"/>
        </w:rPr>
        <w:t>: Aligned straight and neatly arranged.</w:t>
      </w:r>
    </w:p>
    <w:p w14:paraId="751D8EE7" w14:textId="7AC99861" w:rsidR="00460275" w:rsidRPr="007D3411" w:rsidRDefault="00460275" w:rsidP="00460275">
      <w:pPr>
        <w:numPr>
          <w:ilvl w:val="0"/>
          <w:numId w:val="16"/>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6F7E12E8">
          <v:shape id="_x0000_i1073" type="#_x0000_t75" style="width:20.25pt;height:18pt" o:ole="">
            <v:imagedata r:id="rId68" o:title=""/>
          </v:shape>
          <w:control r:id="rId74" w:name="DefaultOcxName6" w:shapeid="_x0000_i1073"/>
        </w:object>
      </w:r>
      <w:r w:rsidRPr="007D3411">
        <w:rPr>
          <w:rFonts w:ascii="Segoe UI" w:eastAsia="Times New Roman" w:hAnsi="Segoe UI" w:cs="Segoe UI"/>
          <w:b/>
          <w:bCs/>
          <w:color w:val="374151"/>
          <w:sz w:val="24"/>
          <w:szCs w:val="24"/>
        </w:rPr>
        <w:t>Chairs</w:t>
      </w:r>
      <w:r w:rsidRPr="007D3411">
        <w:rPr>
          <w:rFonts w:ascii="Segoe UI" w:eastAsia="Times New Roman" w:hAnsi="Segoe UI" w:cs="Segoe UI"/>
          <w:color w:val="374151"/>
          <w:sz w:val="24"/>
          <w:szCs w:val="24"/>
        </w:rPr>
        <w:t>: Pushed in.</w:t>
      </w:r>
    </w:p>
    <w:p w14:paraId="0A002510" w14:textId="77777777" w:rsidR="00460275" w:rsidRPr="007D3411" w:rsidRDefault="00460275" w:rsidP="00460275">
      <w:pPr>
        <w:spacing w:before="100" w:beforeAutospacing="1" w:after="100" w:afterAutospacing="1" w:line="240" w:lineRule="auto"/>
        <w:outlineLvl w:val="3"/>
        <w:rPr>
          <w:rFonts w:ascii="Segoe UI" w:eastAsia="Times New Roman" w:hAnsi="Segoe UI" w:cs="Segoe UI"/>
          <w:sz w:val="24"/>
          <w:szCs w:val="24"/>
        </w:rPr>
      </w:pPr>
      <w:r w:rsidRPr="007D3411">
        <w:rPr>
          <w:rFonts w:ascii="Segoe UI" w:eastAsia="Times New Roman" w:hAnsi="Segoe UI" w:cs="Segoe UI"/>
          <w:sz w:val="24"/>
          <w:szCs w:val="24"/>
        </w:rPr>
        <w:t>Sensitive and Specialized Materials</w:t>
      </w:r>
    </w:p>
    <w:p w14:paraId="429A9514" w14:textId="6ED559C4" w:rsidR="00460275" w:rsidRPr="007D3411" w:rsidRDefault="00460275" w:rsidP="00460275">
      <w:pPr>
        <w:numPr>
          <w:ilvl w:val="0"/>
          <w:numId w:val="17"/>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52A85407">
          <v:shape id="_x0000_i1076" type="#_x0000_t75" style="width:20.25pt;height:18pt" o:ole="">
            <v:imagedata r:id="rId68" o:title=""/>
          </v:shape>
          <w:control r:id="rId75" w:name="DefaultOcxName7" w:shapeid="_x0000_i1076"/>
        </w:object>
      </w:r>
      <w:r w:rsidRPr="007D3411">
        <w:rPr>
          <w:rFonts w:ascii="Segoe UI" w:eastAsia="Times New Roman" w:hAnsi="Segoe UI" w:cs="Segoe UI"/>
          <w:b/>
          <w:bCs/>
          <w:color w:val="374151"/>
          <w:sz w:val="24"/>
          <w:szCs w:val="24"/>
        </w:rPr>
        <w:t>Training Manuals</w:t>
      </w:r>
      <w:r w:rsidRPr="007D3411">
        <w:rPr>
          <w:rFonts w:ascii="Segoe UI" w:eastAsia="Times New Roman" w:hAnsi="Segoe UI" w:cs="Segoe UI"/>
          <w:color w:val="374151"/>
          <w:sz w:val="24"/>
          <w:szCs w:val="24"/>
        </w:rPr>
        <w:t>: Collected and stored securely.</w:t>
      </w:r>
    </w:p>
    <w:p w14:paraId="3F55F7EF" w14:textId="220EA17E" w:rsidR="00460275" w:rsidRPr="007D3411" w:rsidRDefault="00460275" w:rsidP="00460275">
      <w:pPr>
        <w:numPr>
          <w:ilvl w:val="0"/>
          <w:numId w:val="17"/>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1EAC733A">
          <v:shape id="_x0000_i1079" type="#_x0000_t75" style="width:20.25pt;height:18pt" o:ole="">
            <v:imagedata r:id="rId68" o:title=""/>
          </v:shape>
          <w:control r:id="rId76" w:name="DefaultOcxName8" w:shapeid="_x0000_i1079"/>
        </w:object>
      </w:r>
      <w:r w:rsidRPr="007D3411">
        <w:rPr>
          <w:rFonts w:ascii="Segoe UI" w:eastAsia="Times New Roman" w:hAnsi="Segoe UI" w:cs="Segoe UI"/>
          <w:b/>
          <w:bCs/>
          <w:color w:val="374151"/>
          <w:sz w:val="24"/>
          <w:szCs w:val="24"/>
        </w:rPr>
        <w:t>Proprietary Software/Simulators</w:t>
      </w:r>
      <w:r w:rsidRPr="007D3411">
        <w:rPr>
          <w:rFonts w:ascii="Segoe UI" w:eastAsia="Times New Roman" w:hAnsi="Segoe UI" w:cs="Segoe UI"/>
          <w:color w:val="374151"/>
          <w:sz w:val="24"/>
          <w:szCs w:val="24"/>
        </w:rPr>
        <w:t>: Logged off or shut down.</w:t>
      </w:r>
    </w:p>
    <w:p w14:paraId="6015533B" w14:textId="13FC3166" w:rsidR="00460275" w:rsidRPr="007D3411" w:rsidRDefault="00460275" w:rsidP="00460275">
      <w:pPr>
        <w:numPr>
          <w:ilvl w:val="0"/>
          <w:numId w:val="17"/>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58CD3403">
          <v:shape id="_x0000_i1082" type="#_x0000_t75" style="width:20.25pt;height:18pt" o:ole="">
            <v:imagedata r:id="rId68" o:title=""/>
          </v:shape>
          <w:control r:id="rId77" w:name="DefaultOcxName9" w:shapeid="_x0000_i1082"/>
        </w:object>
      </w:r>
      <w:r w:rsidRPr="007D3411">
        <w:rPr>
          <w:rFonts w:ascii="Segoe UI" w:eastAsia="Times New Roman" w:hAnsi="Segoe UI" w:cs="Segoe UI"/>
          <w:b/>
          <w:bCs/>
          <w:color w:val="374151"/>
          <w:sz w:val="24"/>
          <w:szCs w:val="24"/>
        </w:rPr>
        <w:t>Machinery</w:t>
      </w:r>
      <w:r w:rsidRPr="007D3411">
        <w:rPr>
          <w:rFonts w:ascii="Segoe UI" w:eastAsia="Times New Roman" w:hAnsi="Segoe UI" w:cs="Segoe UI"/>
          <w:color w:val="374151"/>
          <w:sz w:val="24"/>
          <w:szCs w:val="24"/>
        </w:rPr>
        <w:t>: Turned off and secured.</w:t>
      </w:r>
    </w:p>
    <w:p w14:paraId="2D26DC3F" w14:textId="77777777" w:rsidR="00460275" w:rsidRPr="007D3411" w:rsidRDefault="00460275" w:rsidP="00460275">
      <w:pPr>
        <w:numPr>
          <w:ilvl w:val="1"/>
          <w:numId w:val="17"/>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b/>
          <w:bCs/>
          <w:color w:val="374151"/>
          <w:sz w:val="24"/>
          <w:szCs w:val="24"/>
        </w:rPr>
        <w:t>Action</w:t>
      </w:r>
      <w:r w:rsidRPr="007D3411">
        <w:rPr>
          <w:rFonts w:ascii="Segoe UI" w:eastAsia="Times New Roman" w:hAnsi="Segoe UI" w:cs="Segoe UI"/>
          <w:color w:val="374151"/>
          <w:sz w:val="24"/>
          <w:szCs w:val="24"/>
        </w:rPr>
        <w:t>: Report any machinery faults or issues to PLL.</w:t>
      </w:r>
    </w:p>
    <w:p w14:paraId="46DC203F" w14:textId="77777777" w:rsidR="00460275" w:rsidRPr="007D3411" w:rsidRDefault="00460275" w:rsidP="00460275">
      <w:pPr>
        <w:spacing w:before="100" w:beforeAutospacing="1" w:after="100" w:afterAutospacing="1" w:line="240" w:lineRule="auto"/>
        <w:outlineLvl w:val="3"/>
        <w:rPr>
          <w:rFonts w:ascii="Segoe UI" w:eastAsia="Times New Roman" w:hAnsi="Segoe UI" w:cs="Segoe UI"/>
          <w:sz w:val="24"/>
          <w:szCs w:val="24"/>
        </w:rPr>
      </w:pPr>
      <w:r w:rsidRPr="007D3411">
        <w:rPr>
          <w:rFonts w:ascii="Segoe UI" w:eastAsia="Times New Roman" w:hAnsi="Segoe UI" w:cs="Segoe UI"/>
          <w:sz w:val="24"/>
          <w:szCs w:val="24"/>
        </w:rPr>
        <w:t>Cleanliness and Sanitization</w:t>
      </w:r>
    </w:p>
    <w:p w14:paraId="05CDF60B" w14:textId="772CDD41" w:rsidR="00460275" w:rsidRPr="007D3411" w:rsidRDefault="00460275" w:rsidP="00460275">
      <w:pPr>
        <w:numPr>
          <w:ilvl w:val="0"/>
          <w:numId w:val="18"/>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53513CEB">
          <v:shape id="_x0000_i1085" type="#_x0000_t75" style="width:20.25pt;height:18pt" o:ole="">
            <v:imagedata r:id="rId68" o:title=""/>
          </v:shape>
          <w:control r:id="rId78" w:name="DefaultOcxName10" w:shapeid="_x0000_i1085"/>
        </w:object>
      </w:r>
      <w:r w:rsidRPr="007D3411">
        <w:rPr>
          <w:rFonts w:ascii="Segoe UI" w:eastAsia="Times New Roman" w:hAnsi="Segoe UI" w:cs="Segoe UI"/>
          <w:b/>
          <w:bCs/>
          <w:color w:val="374151"/>
          <w:sz w:val="24"/>
          <w:szCs w:val="24"/>
        </w:rPr>
        <w:t>General Area</w:t>
      </w:r>
      <w:r w:rsidRPr="007D3411">
        <w:rPr>
          <w:rFonts w:ascii="Segoe UI" w:eastAsia="Times New Roman" w:hAnsi="Segoe UI" w:cs="Segoe UI"/>
          <w:color w:val="374151"/>
          <w:sz w:val="24"/>
          <w:szCs w:val="24"/>
        </w:rPr>
        <w:t>: Free from clutter; nothing left on the floor.</w:t>
      </w:r>
    </w:p>
    <w:p w14:paraId="4964BFB7" w14:textId="79C2A199" w:rsidR="00460275" w:rsidRPr="007D3411" w:rsidRDefault="00460275" w:rsidP="00460275">
      <w:pPr>
        <w:numPr>
          <w:ilvl w:val="0"/>
          <w:numId w:val="18"/>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6E9AD770">
          <v:shape id="_x0000_i1088" type="#_x0000_t75" style="width:20.25pt;height:18pt" o:ole="">
            <v:imagedata r:id="rId68" o:title=""/>
          </v:shape>
          <w:control r:id="rId79" w:name="DefaultOcxName11" w:shapeid="_x0000_i1088"/>
        </w:object>
      </w:r>
      <w:r w:rsidRPr="007D3411">
        <w:rPr>
          <w:rFonts w:ascii="Segoe UI" w:eastAsia="Times New Roman" w:hAnsi="Segoe UI" w:cs="Segoe UI"/>
          <w:b/>
          <w:bCs/>
          <w:color w:val="374151"/>
          <w:sz w:val="24"/>
          <w:szCs w:val="24"/>
        </w:rPr>
        <w:t>Tables</w:t>
      </w:r>
      <w:r w:rsidRPr="007D3411">
        <w:rPr>
          <w:rFonts w:ascii="Segoe UI" w:eastAsia="Times New Roman" w:hAnsi="Segoe UI" w:cs="Segoe UI"/>
          <w:color w:val="374151"/>
          <w:sz w:val="24"/>
          <w:szCs w:val="24"/>
        </w:rPr>
        <w:t>: Free from materials to allow for cleaning.</w:t>
      </w:r>
    </w:p>
    <w:p w14:paraId="391BA067" w14:textId="67A97552" w:rsidR="00460275" w:rsidRPr="007D3411" w:rsidRDefault="00460275" w:rsidP="00460275">
      <w:pPr>
        <w:numPr>
          <w:ilvl w:val="0"/>
          <w:numId w:val="18"/>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4547DC3F">
          <v:shape id="_x0000_i1091" type="#_x0000_t75" style="width:20.25pt;height:18pt" o:ole="">
            <v:imagedata r:id="rId68" o:title=""/>
          </v:shape>
          <w:control r:id="rId80" w:name="DefaultOcxName12" w:shapeid="_x0000_i1091"/>
        </w:object>
      </w:r>
      <w:r w:rsidRPr="007D3411">
        <w:rPr>
          <w:rFonts w:ascii="Segoe UI" w:eastAsia="Times New Roman" w:hAnsi="Segoe UI" w:cs="Segoe UI"/>
          <w:b/>
          <w:bCs/>
          <w:color w:val="374151"/>
          <w:sz w:val="24"/>
          <w:szCs w:val="24"/>
        </w:rPr>
        <w:t>Instructor Podium</w:t>
      </w:r>
      <w:r w:rsidRPr="007D3411">
        <w:rPr>
          <w:rFonts w:ascii="Segoe UI" w:eastAsia="Times New Roman" w:hAnsi="Segoe UI" w:cs="Segoe UI"/>
          <w:color w:val="374151"/>
          <w:sz w:val="24"/>
          <w:szCs w:val="24"/>
        </w:rPr>
        <w:t>: Clear of any materials.</w:t>
      </w:r>
    </w:p>
    <w:p w14:paraId="73E56FD9" w14:textId="29AE6325" w:rsidR="00460275" w:rsidRPr="007D3411" w:rsidRDefault="00460275" w:rsidP="00460275">
      <w:pPr>
        <w:numPr>
          <w:ilvl w:val="0"/>
          <w:numId w:val="18"/>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70D940C3">
          <v:shape id="_x0000_i1094" type="#_x0000_t75" style="width:20.25pt;height:18pt" o:ole="">
            <v:imagedata r:id="rId68" o:title=""/>
          </v:shape>
          <w:control r:id="rId81" w:name="DefaultOcxName13" w:shapeid="_x0000_i1094"/>
        </w:object>
      </w:r>
      <w:r w:rsidRPr="007D3411">
        <w:rPr>
          <w:rFonts w:ascii="Segoe UI" w:eastAsia="Times New Roman" w:hAnsi="Segoe UI" w:cs="Segoe UI"/>
          <w:b/>
          <w:bCs/>
          <w:color w:val="374151"/>
          <w:sz w:val="24"/>
          <w:szCs w:val="24"/>
        </w:rPr>
        <w:t>Trash Bins</w:t>
      </w:r>
      <w:r w:rsidRPr="007D3411">
        <w:rPr>
          <w:rFonts w:ascii="Segoe UI" w:eastAsia="Times New Roman" w:hAnsi="Segoe UI" w:cs="Segoe UI"/>
          <w:color w:val="374151"/>
          <w:sz w:val="24"/>
          <w:szCs w:val="24"/>
        </w:rPr>
        <w:t>: Not overflowing.</w:t>
      </w:r>
    </w:p>
    <w:p w14:paraId="4400CF45" w14:textId="77777777" w:rsidR="00460275" w:rsidRPr="007D3411" w:rsidRDefault="00460275" w:rsidP="00460275">
      <w:pPr>
        <w:numPr>
          <w:ilvl w:val="1"/>
          <w:numId w:val="18"/>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b/>
          <w:bCs/>
          <w:color w:val="374151"/>
          <w:sz w:val="24"/>
          <w:szCs w:val="24"/>
        </w:rPr>
        <w:t>Action</w:t>
      </w:r>
      <w:r w:rsidRPr="007D3411">
        <w:rPr>
          <w:rFonts w:ascii="Segoe UI" w:eastAsia="Times New Roman" w:hAnsi="Segoe UI" w:cs="Segoe UI"/>
          <w:color w:val="374151"/>
          <w:sz w:val="24"/>
          <w:szCs w:val="24"/>
        </w:rPr>
        <w:t xml:space="preserve">: If bins are full, empty them in the </w:t>
      </w:r>
      <w:r>
        <w:rPr>
          <w:rFonts w:ascii="Segoe UI" w:eastAsia="Times New Roman" w:hAnsi="Segoe UI" w:cs="Segoe UI"/>
          <w:color w:val="374151"/>
          <w:sz w:val="24"/>
          <w:szCs w:val="24"/>
        </w:rPr>
        <w:t>dumpster located behind Building 1</w:t>
      </w:r>
      <w:r w:rsidRPr="007D3411">
        <w:rPr>
          <w:rFonts w:ascii="Segoe UI" w:eastAsia="Times New Roman" w:hAnsi="Segoe UI" w:cs="Segoe UI"/>
          <w:color w:val="374151"/>
          <w:sz w:val="24"/>
          <w:szCs w:val="24"/>
        </w:rPr>
        <w:t>.</w:t>
      </w:r>
    </w:p>
    <w:p w14:paraId="6E1C5238" w14:textId="77777777" w:rsidR="00460275" w:rsidRPr="007D3411" w:rsidRDefault="00460275" w:rsidP="00460275">
      <w:pPr>
        <w:spacing w:before="100" w:beforeAutospacing="1" w:after="100" w:afterAutospacing="1" w:line="240" w:lineRule="auto"/>
        <w:outlineLvl w:val="3"/>
        <w:rPr>
          <w:rFonts w:ascii="Segoe UI" w:eastAsia="Times New Roman" w:hAnsi="Segoe UI" w:cs="Segoe UI"/>
          <w:sz w:val="24"/>
          <w:szCs w:val="24"/>
        </w:rPr>
      </w:pPr>
      <w:r w:rsidRPr="007D3411">
        <w:rPr>
          <w:rFonts w:ascii="Segoe UI" w:eastAsia="Times New Roman" w:hAnsi="Segoe UI" w:cs="Segoe UI"/>
          <w:sz w:val="24"/>
          <w:szCs w:val="24"/>
        </w:rPr>
        <w:t>Security</w:t>
      </w:r>
    </w:p>
    <w:p w14:paraId="4F8B2B79" w14:textId="15DA028F" w:rsidR="00460275" w:rsidRPr="007D3411" w:rsidRDefault="00460275" w:rsidP="00460275">
      <w:pPr>
        <w:numPr>
          <w:ilvl w:val="0"/>
          <w:numId w:val="19"/>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59967DE9">
          <v:shape id="_x0000_i1097" type="#_x0000_t75" style="width:20.25pt;height:18pt" o:ole="">
            <v:imagedata r:id="rId68" o:title=""/>
          </v:shape>
          <w:control r:id="rId82" w:name="DefaultOcxName14" w:shapeid="_x0000_i1097"/>
        </w:object>
      </w:r>
      <w:r w:rsidRPr="007D3411">
        <w:rPr>
          <w:rFonts w:ascii="Segoe UI" w:eastAsia="Times New Roman" w:hAnsi="Segoe UI" w:cs="Segoe UI"/>
          <w:b/>
          <w:bCs/>
          <w:color w:val="374151"/>
          <w:sz w:val="24"/>
          <w:szCs w:val="24"/>
        </w:rPr>
        <w:t>Doors and Windows</w:t>
      </w:r>
      <w:r w:rsidRPr="007D3411">
        <w:rPr>
          <w:rFonts w:ascii="Segoe UI" w:eastAsia="Times New Roman" w:hAnsi="Segoe UI" w:cs="Segoe UI"/>
          <w:color w:val="374151"/>
          <w:sz w:val="24"/>
          <w:szCs w:val="24"/>
        </w:rPr>
        <w:t>: Locked and secured.</w:t>
      </w:r>
    </w:p>
    <w:p w14:paraId="290FA7FC" w14:textId="5195F1AA" w:rsidR="00460275" w:rsidRPr="007D3411" w:rsidRDefault="00460275" w:rsidP="00460275">
      <w:pPr>
        <w:numPr>
          <w:ilvl w:val="0"/>
          <w:numId w:val="19"/>
        </w:numPr>
        <w:spacing w:after="0" w:line="240" w:lineRule="auto"/>
        <w:rPr>
          <w:rFonts w:ascii="Segoe UI" w:eastAsia="Times New Roman" w:hAnsi="Segoe UI" w:cs="Segoe UI"/>
          <w:color w:val="374151"/>
          <w:sz w:val="24"/>
          <w:szCs w:val="24"/>
        </w:rPr>
      </w:pPr>
      <w:r w:rsidRPr="007D3411">
        <w:rPr>
          <w:rFonts w:ascii="Segoe UI" w:eastAsia="Times New Roman" w:hAnsi="Segoe UI" w:cs="Segoe UI"/>
          <w:color w:val="374151"/>
          <w:sz w:val="24"/>
          <w:szCs w:val="24"/>
        </w:rPr>
        <w:object w:dxaOrig="1440" w:dyaOrig="1440" w14:anchorId="7D694442">
          <v:shape id="_x0000_i1100" type="#_x0000_t75" style="width:20.25pt;height:18pt" o:ole="">
            <v:imagedata r:id="rId68" o:title=""/>
          </v:shape>
          <w:control r:id="rId83" w:name="DefaultOcxName15" w:shapeid="_x0000_i1100"/>
        </w:object>
      </w:r>
      <w:r w:rsidRPr="007D3411">
        <w:rPr>
          <w:rFonts w:ascii="Segoe UI" w:eastAsia="Times New Roman" w:hAnsi="Segoe UI" w:cs="Segoe UI"/>
          <w:b/>
          <w:bCs/>
          <w:color w:val="374151"/>
          <w:sz w:val="24"/>
          <w:szCs w:val="24"/>
        </w:rPr>
        <w:t>Equipment</w:t>
      </w:r>
      <w:r w:rsidRPr="007D3411">
        <w:rPr>
          <w:rFonts w:ascii="Segoe UI" w:eastAsia="Times New Roman" w:hAnsi="Segoe UI" w:cs="Segoe UI"/>
          <w:color w:val="374151"/>
          <w:sz w:val="24"/>
          <w:szCs w:val="24"/>
        </w:rPr>
        <w:t>: Stored safely and securely.</w:t>
      </w:r>
    </w:p>
    <w:p w14:paraId="5B6DD430" w14:textId="41E2A08A" w:rsidR="00460275" w:rsidRDefault="00460275" w:rsidP="005D1A14">
      <w:pPr>
        <w:numPr>
          <w:ilvl w:val="0"/>
          <w:numId w:val="19"/>
        </w:numPr>
        <w:spacing w:after="0" w:line="240" w:lineRule="auto"/>
      </w:pPr>
      <w:r w:rsidRPr="007D3411">
        <w:rPr>
          <w:rFonts w:ascii="Segoe UI" w:eastAsia="Times New Roman" w:hAnsi="Segoe UI" w:cs="Segoe UI"/>
          <w:color w:val="374151"/>
          <w:sz w:val="24"/>
          <w:szCs w:val="24"/>
        </w:rPr>
        <w:object w:dxaOrig="1440" w:dyaOrig="1440" w14:anchorId="4A6C9867">
          <v:shape id="_x0000_i1103" type="#_x0000_t75" style="width:20.25pt;height:18pt" o:ole="">
            <v:imagedata r:id="rId68" o:title=""/>
          </v:shape>
          <w:control r:id="rId84" w:name="DefaultOcxName16" w:shapeid="_x0000_i1103"/>
        </w:object>
      </w:r>
      <w:r w:rsidRPr="007D3411">
        <w:rPr>
          <w:rFonts w:ascii="Segoe UI" w:eastAsia="Times New Roman" w:hAnsi="Segoe UI" w:cs="Segoe UI"/>
          <w:b/>
          <w:bCs/>
          <w:color w:val="374151"/>
          <w:sz w:val="24"/>
          <w:szCs w:val="24"/>
        </w:rPr>
        <w:t>Lights</w:t>
      </w:r>
      <w:r w:rsidRPr="007D3411">
        <w:rPr>
          <w:rFonts w:ascii="Segoe UI" w:eastAsia="Times New Roman" w:hAnsi="Segoe UI" w:cs="Segoe UI"/>
          <w:color w:val="374151"/>
          <w:sz w:val="24"/>
          <w:szCs w:val="24"/>
        </w:rPr>
        <w:t>: Turned off.</w:t>
      </w:r>
    </w:p>
    <w:p w14:paraId="710D3FDD" w14:textId="77777777" w:rsidR="00460275" w:rsidRPr="00F04478" w:rsidRDefault="00460275" w:rsidP="00854A86">
      <w:pPr>
        <w:rPr>
          <w:rFonts w:ascii="GE Inspira" w:hAnsi="GE Inspira"/>
          <w:b/>
          <w:color w:val="C00000"/>
          <w:sz w:val="28"/>
          <w:szCs w:val="28"/>
          <w:u w:val="single"/>
        </w:rPr>
      </w:pPr>
    </w:p>
    <w:sectPr w:rsidR="00460275" w:rsidRPr="00F04478" w:rsidSect="00974C01">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5" w:author="Wright, Jennifer (GE Vernova)" w:date="2023-09-25T14:36:00Z" w:initials="WJ(V">
    <w:p w14:paraId="49516A79" w14:textId="77777777" w:rsidR="00544B9F" w:rsidRDefault="00544B9F" w:rsidP="008272D3">
      <w:pPr>
        <w:pStyle w:val="CommentText"/>
      </w:pPr>
      <w:r>
        <w:rPr>
          <w:rStyle w:val="CommentReference"/>
        </w:rPr>
        <w:annotationRef/>
      </w:r>
      <w:r>
        <w:t>Include a reference that the Instructor is the primary contact for students during the class &amp; he/she can escalate to applicable contact person as needed.</w:t>
      </w:r>
    </w:p>
  </w:comment>
  <w:comment w:id="51" w:author="Wright, Jennifer (GE Vernova)" w:date="2023-09-25T14:54:00Z" w:initials="WJ(V">
    <w:p w14:paraId="26BD7CF8" w14:textId="77777777" w:rsidR="00544B9F" w:rsidRDefault="00544B9F" w:rsidP="00302779">
      <w:pPr>
        <w:pStyle w:val="CommentText"/>
      </w:pPr>
      <w:r>
        <w:rPr>
          <w:rStyle w:val="CommentReference"/>
        </w:rPr>
        <w:annotationRef/>
      </w:r>
      <w:r>
        <w:t>Jim - Added this Role column to make it easier. I also added John Douglass for the SS Logistics.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516A79" w15:done="0"/>
  <w15:commentEx w15:paraId="26BD7C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BC1965" w16cex:dateUtc="2023-09-25T18:36:00Z"/>
  <w16cex:commentExtensible w16cex:durableId="28BC1DBF" w16cex:dateUtc="2023-09-25T1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516A79" w16cid:durableId="28BC1965"/>
  <w16cid:commentId w16cid:paraId="26BD7CF8" w16cid:durableId="28BC1D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 Inspira">
    <w:altName w:val="Calibri"/>
    <w:charset w:val="00"/>
    <w:family w:val="swiss"/>
    <w:pitch w:val="variable"/>
    <w:sig w:usb0="00000287" w:usb1="00000000" w:usb2="00000000" w:usb3="00000000" w:csb0="0000009F" w:csb1="00000000"/>
  </w:font>
  <w:font w:name="GE Inspira Sans">
    <w:altName w:val="Calibri"/>
    <w:panose1 w:val="020B0503060000000003"/>
    <w:charset w:val="00"/>
    <w:family w:val="swiss"/>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64D3B"/>
    <w:multiLevelType w:val="multilevel"/>
    <w:tmpl w:val="2B7C9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E24827"/>
    <w:multiLevelType w:val="multilevel"/>
    <w:tmpl w:val="8D2C4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091ED7"/>
    <w:multiLevelType w:val="multilevel"/>
    <w:tmpl w:val="AFA2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9404C1"/>
    <w:multiLevelType w:val="hybridMultilevel"/>
    <w:tmpl w:val="08FAD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3C2AEF"/>
    <w:multiLevelType w:val="hybridMultilevel"/>
    <w:tmpl w:val="9A82D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C23381"/>
    <w:multiLevelType w:val="hybridMultilevel"/>
    <w:tmpl w:val="155CB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8F0508"/>
    <w:multiLevelType w:val="hybridMultilevel"/>
    <w:tmpl w:val="83909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5A7E00"/>
    <w:multiLevelType w:val="hybridMultilevel"/>
    <w:tmpl w:val="59C89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4986"/>
    <w:multiLevelType w:val="hybridMultilevel"/>
    <w:tmpl w:val="ACCC9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9F545B"/>
    <w:multiLevelType w:val="multilevel"/>
    <w:tmpl w:val="FEC8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FE70FF"/>
    <w:multiLevelType w:val="hybridMultilevel"/>
    <w:tmpl w:val="2DB24A94"/>
    <w:lvl w:ilvl="0" w:tplc="C16498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7892DA4"/>
    <w:multiLevelType w:val="multilevel"/>
    <w:tmpl w:val="44B42C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68E5600C"/>
    <w:multiLevelType w:val="hybridMultilevel"/>
    <w:tmpl w:val="DA52F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9F0074"/>
    <w:multiLevelType w:val="hybridMultilevel"/>
    <w:tmpl w:val="135E6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FC0014"/>
    <w:multiLevelType w:val="hybridMultilevel"/>
    <w:tmpl w:val="E30AA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5A5D47"/>
    <w:multiLevelType w:val="hybridMultilevel"/>
    <w:tmpl w:val="501E1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6A1477"/>
    <w:multiLevelType w:val="multilevel"/>
    <w:tmpl w:val="B0845B5C"/>
    <w:lvl w:ilvl="0">
      <w:start w:val="1"/>
      <w:numFmt w:val="bullet"/>
      <w:lvlText w:val=""/>
      <w:lvlJc w:val="left"/>
      <w:pPr>
        <w:tabs>
          <w:tab w:val="num" w:pos="4230"/>
        </w:tabs>
        <w:ind w:left="423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A04459"/>
    <w:multiLevelType w:val="hybridMultilevel"/>
    <w:tmpl w:val="A62EC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637506"/>
    <w:multiLevelType w:val="multilevel"/>
    <w:tmpl w:val="5C8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442E5F"/>
    <w:multiLevelType w:val="hybridMultilevel"/>
    <w:tmpl w:val="6EECB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1D1B79"/>
    <w:multiLevelType w:val="hybridMultilevel"/>
    <w:tmpl w:val="B91E4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898501">
    <w:abstractNumId w:val="7"/>
  </w:num>
  <w:num w:numId="2" w16cid:durableId="130950504">
    <w:abstractNumId w:val="12"/>
  </w:num>
  <w:num w:numId="3" w16cid:durableId="1092824098">
    <w:abstractNumId w:val="14"/>
  </w:num>
  <w:num w:numId="4" w16cid:durableId="1556157366">
    <w:abstractNumId w:val="20"/>
  </w:num>
  <w:num w:numId="5" w16cid:durableId="800537801">
    <w:abstractNumId w:val="15"/>
  </w:num>
  <w:num w:numId="6" w16cid:durableId="1497648622">
    <w:abstractNumId w:val="10"/>
  </w:num>
  <w:num w:numId="7" w16cid:durableId="738678544">
    <w:abstractNumId w:val="6"/>
  </w:num>
  <w:num w:numId="8" w16cid:durableId="1855998529">
    <w:abstractNumId w:val="5"/>
  </w:num>
  <w:num w:numId="9" w16cid:durableId="1444619168">
    <w:abstractNumId w:val="13"/>
  </w:num>
  <w:num w:numId="10" w16cid:durableId="1060909498">
    <w:abstractNumId w:val="19"/>
  </w:num>
  <w:num w:numId="11" w16cid:durableId="2136556142">
    <w:abstractNumId w:val="8"/>
  </w:num>
  <w:num w:numId="12" w16cid:durableId="1712073774">
    <w:abstractNumId w:val="17"/>
  </w:num>
  <w:num w:numId="13" w16cid:durableId="1922594013">
    <w:abstractNumId w:val="4"/>
  </w:num>
  <w:num w:numId="14" w16cid:durableId="1657488647">
    <w:abstractNumId w:val="3"/>
  </w:num>
  <w:num w:numId="15" w16cid:durableId="566575264">
    <w:abstractNumId w:val="16"/>
  </w:num>
  <w:num w:numId="16" w16cid:durableId="2035032915">
    <w:abstractNumId w:val="9"/>
  </w:num>
  <w:num w:numId="17" w16cid:durableId="1715353478">
    <w:abstractNumId w:val="1"/>
  </w:num>
  <w:num w:numId="18" w16cid:durableId="1375157513">
    <w:abstractNumId w:val="0"/>
  </w:num>
  <w:num w:numId="19" w16cid:durableId="974486936">
    <w:abstractNumId w:val="18"/>
  </w:num>
  <w:num w:numId="20" w16cid:durableId="2021198709">
    <w:abstractNumId w:val="2"/>
  </w:num>
  <w:num w:numId="21" w16cid:durableId="116439703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sen, Jim M (GE Vernova)">
    <w15:presenceInfo w15:providerId="AD" w15:userId="S::210077026@ge.com::7e36ff5b-dad9-4cae-9842-ebbdead30345"/>
  </w15:person>
  <w15:person w15:author="Rosen, Jim Matthew (GE Vernova)">
    <w15:presenceInfo w15:providerId="AD" w15:userId="S::210077026@ge.com::7e36ff5b-dad9-4cae-9842-ebbdead30345"/>
  </w15:person>
  <w15:person w15:author="Wright, Jennifer (GE Vernova)">
    <w15:presenceInfo w15:providerId="AD" w15:userId="S::212485514@ge.com::f7f27e75-239f-44a1-94b5-fed6e6ed18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A0A"/>
    <w:rsid w:val="00014E37"/>
    <w:rsid w:val="000250DA"/>
    <w:rsid w:val="00040AF5"/>
    <w:rsid w:val="00050B81"/>
    <w:rsid w:val="00056FE8"/>
    <w:rsid w:val="00064814"/>
    <w:rsid w:val="000771ED"/>
    <w:rsid w:val="00090FA2"/>
    <w:rsid w:val="000D209C"/>
    <w:rsid w:val="000F0229"/>
    <w:rsid w:val="000F6FE0"/>
    <w:rsid w:val="000F6FE5"/>
    <w:rsid w:val="000F73E6"/>
    <w:rsid w:val="00107A0A"/>
    <w:rsid w:val="001207C8"/>
    <w:rsid w:val="00193998"/>
    <w:rsid w:val="001B4B34"/>
    <w:rsid w:val="001E3D1F"/>
    <w:rsid w:val="001F2163"/>
    <w:rsid w:val="001F32E7"/>
    <w:rsid w:val="00207A1D"/>
    <w:rsid w:val="00273250"/>
    <w:rsid w:val="002B10C0"/>
    <w:rsid w:val="002D572D"/>
    <w:rsid w:val="003002A2"/>
    <w:rsid w:val="00305B6E"/>
    <w:rsid w:val="003334AA"/>
    <w:rsid w:val="00376FC9"/>
    <w:rsid w:val="003A151D"/>
    <w:rsid w:val="003D2280"/>
    <w:rsid w:val="00423B08"/>
    <w:rsid w:val="00460275"/>
    <w:rsid w:val="004844D6"/>
    <w:rsid w:val="004B5453"/>
    <w:rsid w:val="00505579"/>
    <w:rsid w:val="00515F55"/>
    <w:rsid w:val="00524603"/>
    <w:rsid w:val="00540A7D"/>
    <w:rsid w:val="00544B9F"/>
    <w:rsid w:val="005A1970"/>
    <w:rsid w:val="0069183F"/>
    <w:rsid w:val="006E3138"/>
    <w:rsid w:val="006F66D1"/>
    <w:rsid w:val="007047B7"/>
    <w:rsid w:val="00706764"/>
    <w:rsid w:val="007167BF"/>
    <w:rsid w:val="00766EF4"/>
    <w:rsid w:val="00773101"/>
    <w:rsid w:val="007A6B1D"/>
    <w:rsid w:val="00854A86"/>
    <w:rsid w:val="00886700"/>
    <w:rsid w:val="008F53F7"/>
    <w:rsid w:val="00967015"/>
    <w:rsid w:val="00974C01"/>
    <w:rsid w:val="009921B9"/>
    <w:rsid w:val="00992614"/>
    <w:rsid w:val="009D46CE"/>
    <w:rsid w:val="009D5ABE"/>
    <w:rsid w:val="009E717B"/>
    <w:rsid w:val="00A156FD"/>
    <w:rsid w:val="00A60C6F"/>
    <w:rsid w:val="00A67E8D"/>
    <w:rsid w:val="00A87DC8"/>
    <w:rsid w:val="00AA236C"/>
    <w:rsid w:val="00AB0626"/>
    <w:rsid w:val="00AD6DF8"/>
    <w:rsid w:val="00AE691F"/>
    <w:rsid w:val="00B3786E"/>
    <w:rsid w:val="00B405D2"/>
    <w:rsid w:val="00B80E31"/>
    <w:rsid w:val="00B836FC"/>
    <w:rsid w:val="00BE2803"/>
    <w:rsid w:val="00BF1324"/>
    <w:rsid w:val="00BF49CF"/>
    <w:rsid w:val="00C70A4E"/>
    <w:rsid w:val="00C70BBF"/>
    <w:rsid w:val="00C77780"/>
    <w:rsid w:val="00C97C9D"/>
    <w:rsid w:val="00D21A7D"/>
    <w:rsid w:val="00D229D3"/>
    <w:rsid w:val="00D36150"/>
    <w:rsid w:val="00D464B8"/>
    <w:rsid w:val="00D7149A"/>
    <w:rsid w:val="00D775E5"/>
    <w:rsid w:val="00D95E00"/>
    <w:rsid w:val="00DA09DA"/>
    <w:rsid w:val="00DC5C58"/>
    <w:rsid w:val="00DD127C"/>
    <w:rsid w:val="00DF427D"/>
    <w:rsid w:val="00E05845"/>
    <w:rsid w:val="00E215AD"/>
    <w:rsid w:val="00E43916"/>
    <w:rsid w:val="00E64C08"/>
    <w:rsid w:val="00E924C6"/>
    <w:rsid w:val="00EB5661"/>
    <w:rsid w:val="00EE412B"/>
    <w:rsid w:val="00EE5071"/>
    <w:rsid w:val="00F00F60"/>
    <w:rsid w:val="00F04478"/>
    <w:rsid w:val="00F41A9B"/>
    <w:rsid w:val="00F52265"/>
    <w:rsid w:val="00F81AE3"/>
    <w:rsid w:val="00F91EF9"/>
    <w:rsid w:val="00FB4172"/>
    <w:rsid w:val="00FC25D6"/>
    <w:rsid w:val="00FD5EC7"/>
    <w:rsid w:val="00FF21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16834E8E"/>
  <w15:docId w15:val="{0474792F-8BC6-43C0-81FA-C51EAC5D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9D3"/>
  </w:style>
  <w:style w:type="paragraph" w:styleId="Heading1">
    <w:name w:val="heading 1"/>
    <w:basedOn w:val="Normal"/>
    <w:next w:val="Normal"/>
    <w:link w:val="Heading1Char"/>
    <w:uiPriority w:val="9"/>
    <w:qFormat/>
    <w:rsid w:val="00974C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7A0A"/>
    <w:rPr>
      <w:color w:val="0000FF"/>
      <w:u w:val="single"/>
    </w:rPr>
  </w:style>
  <w:style w:type="paragraph" w:styleId="BalloonText">
    <w:name w:val="Balloon Text"/>
    <w:basedOn w:val="Normal"/>
    <w:link w:val="BalloonTextChar"/>
    <w:uiPriority w:val="99"/>
    <w:semiHidden/>
    <w:unhideWhenUsed/>
    <w:rsid w:val="00107A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7A0A"/>
    <w:rPr>
      <w:rFonts w:ascii="Tahoma" w:hAnsi="Tahoma" w:cs="Tahoma"/>
      <w:sz w:val="16"/>
      <w:szCs w:val="16"/>
    </w:rPr>
  </w:style>
  <w:style w:type="paragraph" w:styleId="ListParagraph">
    <w:name w:val="List Paragraph"/>
    <w:basedOn w:val="Normal"/>
    <w:uiPriority w:val="34"/>
    <w:qFormat/>
    <w:rsid w:val="00107A0A"/>
    <w:pPr>
      <w:ind w:left="720"/>
      <w:contextualSpacing/>
    </w:pPr>
  </w:style>
  <w:style w:type="character" w:customStyle="1" w:styleId="Heading1Char">
    <w:name w:val="Heading 1 Char"/>
    <w:basedOn w:val="DefaultParagraphFont"/>
    <w:link w:val="Heading1"/>
    <w:uiPriority w:val="9"/>
    <w:rsid w:val="00974C01"/>
    <w:rPr>
      <w:rFonts w:asciiTheme="majorHAnsi" w:eastAsiaTheme="majorEastAsia" w:hAnsiTheme="majorHAnsi" w:cstheme="majorBidi"/>
      <w:b/>
      <w:bCs/>
      <w:color w:val="365F91" w:themeColor="accent1" w:themeShade="BF"/>
      <w:sz w:val="28"/>
      <w:szCs w:val="28"/>
    </w:rPr>
  </w:style>
  <w:style w:type="character" w:styleId="FollowedHyperlink">
    <w:name w:val="FollowedHyperlink"/>
    <w:basedOn w:val="DefaultParagraphFont"/>
    <w:uiPriority w:val="99"/>
    <w:semiHidden/>
    <w:unhideWhenUsed/>
    <w:rsid w:val="00EB5661"/>
    <w:rPr>
      <w:color w:val="800080" w:themeColor="followedHyperlink"/>
      <w:u w:val="single"/>
    </w:rPr>
  </w:style>
  <w:style w:type="character" w:customStyle="1" w:styleId="Mention1">
    <w:name w:val="Mention1"/>
    <w:basedOn w:val="DefaultParagraphFont"/>
    <w:uiPriority w:val="99"/>
    <w:semiHidden/>
    <w:unhideWhenUsed/>
    <w:rsid w:val="000771ED"/>
    <w:rPr>
      <w:color w:val="2B579A"/>
      <w:shd w:val="clear" w:color="auto" w:fill="E6E6E6"/>
    </w:rPr>
  </w:style>
  <w:style w:type="character" w:customStyle="1" w:styleId="UnresolvedMention1">
    <w:name w:val="Unresolved Mention1"/>
    <w:basedOn w:val="DefaultParagraphFont"/>
    <w:uiPriority w:val="99"/>
    <w:semiHidden/>
    <w:unhideWhenUsed/>
    <w:rsid w:val="00F41A9B"/>
    <w:rPr>
      <w:color w:val="605E5C"/>
      <w:shd w:val="clear" w:color="auto" w:fill="E1DFDD"/>
    </w:rPr>
  </w:style>
  <w:style w:type="character" w:styleId="UnresolvedMention">
    <w:name w:val="Unresolved Mention"/>
    <w:basedOn w:val="DefaultParagraphFont"/>
    <w:uiPriority w:val="99"/>
    <w:semiHidden/>
    <w:unhideWhenUsed/>
    <w:rsid w:val="00064814"/>
    <w:rPr>
      <w:color w:val="605E5C"/>
      <w:shd w:val="clear" w:color="auto" w:fill="E1DFDD"/>
    </w:rPr>
  </w:style>
  <w:style w:type="paragraph" w:styleId="TOCHeading">
    <w:name w:val="TOC Heading"/>
    <w:basedOn w:val="Heading1"/>
    <w:next w:val="Normal"/>
    <w:uiPriority w:val="39"/>
    <w:unhideWhenUsed/>
    <w:qFormat/>
    <w:rsid w:val="003A151D"/>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3A151D"/>
    <w:pPr>
      <w:spacing w:after="100"/>
    </w:pPr>
  </w:style>
  <w:style w:type="paragraph" w:styleId="Revision">
    <w:name w:val="Revision"/>
    <w:hidden/>
    <w:uiPriority w:val="99"/>
    <w:semiHidden/>
    <w:rsid w:val="00544B9F"/>
    <w:pPr>
      <w:spacing w:after="0" w:line="240" w:lineRule="auto"/>
    </w:pPr>
  </w:style>
  <w:style w:type="character" w:styleId="CommentReference">
    <w:name w:val="annotation reference"/>
    <w:basedOn w:val="DefaultParagraphFont"/>
    <w:uiPriority w:val="99"/>
    <w:semiHidden/>
    <w:unhideWhenUsed/>
    <w:rsid w:val="00544B9F"/>
    <w:rPr>
      <w:sz w:val="16"/>
      <w:szCs w:val="16"/>
    </w:rPr>
  </w:style>
  <w:style w:type="paragraph" w:styleId="CommentText">
    <w:name w:val="annotation text"/>
    <w:basedOn w:val="Normal"/>
    <w:link w:val="CommentTextChar"/>
    <w:uiPriority w:val="99"/>
    <w:unhideWhenUsed/>
    <w:rsid w:val="00544B9F"/>
    <w:pPr>
      <w:spacing w:line="240" w:lineRule="auto"/>
    </w:pPr>
    <w:rPr>
      <w:sz w:val="20"/>
      <w:szCs w:val="20"/>
    </w:rPr>
  </w:style>
  <w:style w:type="character" w:customStyle="1" w:styleId="CommentTextChar">
    <w:name w:val="Comment Text Char"/>
    <w:basedOn w:val="DefaultParagraphFont"/>
    <w:link w:val="CommentText"/>
    <w:uiPriority w:val="99"/>
    <w:rsid w:val="00544B9F"/>
    <w:rPr>
      <w:sz w:val="20"/>
      <w:szCs w:val="20"/>
    </w:rPr>
  </w:style>
  <w:style w:type="paragraph" w:styleId="CommentSubject">
    <w:name w:val="annotation subject"/>
    <w:basedOn w:val="CommentText"/>
    <w:next w:val="CommentText"/>
    <w:link w:val="CommentSubjectChar"/>
    <w:uiPriority w:val="99"/>
    <w:semiHidden/>
    <w:unhideWhenUsed/>
    <w:rsid w:val="00544B9F"/>
    <w:rPr>
      <w:b/>
      <w:bCs/>
    </w:rPr>
  </w:style>
  <w:style w:type="character" w:customStyle="1" w:styleId="CommentSubjectChar">
    <w:name w:val="Comment Subject Char"/>
    <w:basedOn w:val="CommentTextChar"/>
    <w:link w:val="CommentSubject"/>
    <w:uiPriority w:val="99"/>
    <w:semiHidden/>
    <w:rsid w:val="00544B9F"/>
    <w:rPr>
      <w:b/>
      <w:bCs/>
      <w:sz w:val="20"/>
      <w:szCs w:val="20"/>
    </w:rPr>
  </w:style>
  <w:style w:type="character" w:styleId="Strong">
    <w:name w:val="Strong"/>
    <w:basedOn w:val="DefaultParagraphFont"/>
    <w:uiPriority w:val="22"/>
    <w:qFormat/>
    <w:rsid w:val="00376FC9"/>
    <w:rPr>
      <w:b/>
      <w:bCs/>
    </w:rPr>
  </w:style>
  <w:style w:type="paragraph" w:styleId="NormalWeb">
    <w:name w:val="Normal (Web)"/>
    <w:basedOn w:val="Normal"/>
    <w:uiPriority w:val="99"/>
    <w:semiHidden/>
    <w:unhideWhenUsed/>
    <w:rsid w:val="00A60C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25431">
      <w:bodyDiv w:val="1"/>
      <w:marLeft w:val="0"/>
      <w:marRight w:val="0"/>
      <w:marTop w:val="0"/>
      <w:marBottom w:val="0"/>
      <w:divBdr>
        <w:top w:val="none" w:sz="0" w:space="0" w:color="auto"/>
        <w:left w:val="none" w:sz="0" w:space="0" w:color="auto"/>
        <w:bottom w:val="none" w:sz="0" w:space="0" w:color="auto"/>
        <w:right w:val="none" w:sz="0" w:space="0" w:color="auto"/>
      </w:divBdr>
    </w:div>
    <w:div w:id="390617756">
      <w:bodyDiv w:val="1"/>
      <w:marLeft w:val="0"/>
      <w:marRight w:val="0"/>
      <w:marTop w:val="0"/>
      <w:marBottom w:val="0"/>
      <w:divBdr>
        <w:top w:val="none" w:sz="0" w:space="0" w:color="auto"/>
        <w:left w:val="none" w:sz="0" w:space="0" w:color="auto"/>
        <w:bottom w:val="none" w:sz="0" w:space="0" w:color="auto"/>
        <w:right w:val="none" w:sz="0" w:space="0" w:color="auto"/>
      </w:divBdr>
    </w:div>
    <w:div w:id="615722317">
      <w:bodyDiv w:val="1"/>
      <w:marLeft w:val="0"/>
      <w:marRight w:val="0"/>
      <w:marTop w:val="0"/>
      <w:marBottom w:val="0"/>
      <w:divBdr>
        <w:top w:val="none" w:sz="0" w:space="0" w:color="auto"/>
        <w:left w:val="none" w:sz="0" w:space="0" w:color="auto"/>
        <w:bottom w:val="none" w:sz="0" w:space="0" w:color="auto"/>
        <w:right w:val="none" w:sz="0" w:space="0" w:color="auto"/>
      </w:divBdr>
    </w:div>
    <w:div w:id="1102144739">
      <w:bodyDiv w:val="1"/>
      <w:marLeft w:val="0"/>
      <w:marRight w:val="0"/>
      <w:marTop w:val="0"/>
      <w:marBottom w:val="0"/>
      <w:divBdr>
        <w:top w:val="none" w:sz="0" w:space="0" w:color="auto"/>
        <w:left w:val="none" w:sz="0" w:space="0" w:color="auto"/>
        <w:bottom w:val="none" w:sz="0" w:space="0" w:color="auto"/>
        <w:right w:val="none" w:sz="0" w:space="0" w:color="auto"/>
      </w:divBdr>
    </w:div>
    <w:div w:id="1258095268">
      <w:bodyDiv w:val="1"/>
      <w:marLeft w:val="0"/>
      <w:marRight w:val="0"/>
      <w:marTop w:val="0"/>
      <w:marBottom w:val="0"/>
      <w:divBdr>
        <w:top w:val="none" w:sz="0" w:space="0" w:color="auto"/>
        <w:left w:val="none" w:sz="0" w:space="0" w:color="auto"/>
        <w:bottom w:val="none" w:sz="0" w:space="0" w:color="auto"/>
        <w:right w:val="none" w:sz="0" w:space="0" w:color="auto"/>
      </w:divBdr>
    </w:div>
    <w:div w:id="1353647071">
      <w:bodyDiv w:val="1"/>
      <w:marLeft w:val="0"/>
      <w:marRight w:val="0"/>
      <w:marTop w:val="0"/>
      <w:marBottom w:val="0"/>
      <w:divBdr>
        <w:top w:val="none" w:sz="0" w:space="0" w:color="auto"/>
        <w:left w:val="none" w:sz="0" w:space="0" w:color="auto"/>
        <w:bottom w:val="none" w:sz="0" w:space="0" w:color="auto"/>
        <w:right w:val="none" w:sz="0" w:space="0" w:color="auto"/>
      </w:divBdr>
    </w:div>
    <w:div w:id="1547832496">
      <w:bodyDiv w:val="1"/>
      <w:marLeft w:val="0"/>
      <w:marRight w:val="0"/>
      <w:marTop w:val="0"/>
      <w:marBottom w:val="0"/>
      <w:divBdr>
        <w:top w:val="none" w:sz="0" w:space="0" w:color="auto"/>
        <w:left w:val="none" w:sz="0" w:space="0" w:color="auto"/>
        <w:bottom w:val="none" w:sz="0" w:space="0" w:color="auto"/>
        <w:right w:val="none" w:sz="0" w:space="0" w:color="auto"/>
      </w:divBdr>
    </w:div>
    <w:div w:id="1718581490">
      <w:bodyDiv w:val="1"/>
      <w:marLeft w:val="0"/>
      <w:marRight w:val="0"/>
      <w:marTop w:val="0"/>
      <w:marBottom w:val="0"/>
      <w:divBdr>
        <w:top w:val="none" w:sz="0" w:space="0" w:color="auto"/>
        <w:left w:val="none" w:sz="0" w:space="0" w:color="auto"/>
        <w:bottom w:val="none" w:sz="0" w:space="0" w:color="auto"/>
        <w:right w:val="none" w:sz="0" w:space="0" w:color="auto"/>
      </w:divBdr>
    </w:div>
    <w:div w:id="1755935919">
      <w:bodyDiv w:val="1"/>
      <w:marLeft w:val="0"/>
      <w:marRight w:val="0"/>
      <w:marTop w:val="0"/>
      <w:marBottom w:val="0"/>
      <w:divBdr>
        <w:top w:val="none" w:sz="0" w:space="0" w:color="auto"/>
        <w:left w:val="none" w:sz="0" w:space="0" w:color="auto"/>
        <w:bottom w:val="none" w:sz="0" w:space="0" w:color="auto"/>
        <w:right w:val="none" w:sz="0" w:space="0" w:color="auto"/>
      </w:divBdr>
    </w:div>
    <w:div w:id="197598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webSettings" Target="webSettings.xml"/><Relationship Id="rId39" Type="http://schemas.openxmlformats.org/officeDocument/2006/relationships/hyperlink" Target="https://ge.ent.box.com/file/280482563214" TargetMode="External"/><Relationship Id="rId21" Type="http://schemas.openxmlformats.org/officeDocument/2006/relationships/customXml" Target="../customXml/item21.xml"/><Relationship Id="rId34" Type="http://schemas.openxmlformats.org/officeDocument/2006/relationships/comments" Target="comments.xml"/><Relationship Id="rId42" Type="http://schemas.openxmlformats.org/officeDocument/2006/relationships/image" Target="media/image5.png"/><Relationship Id="rId47" Type="http://schemas.openxmlformats.org/officeDocument/2006/relationships/hyperlink" Target="https://app.sc.ge.com/sites/1567233/portal/1043228" TargetMode="External"/><Relationship Id="rId50" Type="http://schemas.openxmlformats.org/officeDocument/2006/relationships/image" Target="media/image11.png"/><Relationship Id="rId55" Type="http://schemas.openxmlformats.org/officeDocument/2006/relationships/image" Target="media/image16.png"/><Relationship Id="rId63" Type="http://schemas.openxmlformats.org/officeDocument/2006/relationships/image" Target="cid:34927D7F-29D7-40DF-91DD-9308208F54C3" TargetMode="External"/><Relationship Id="rId68" Type="http://schemas.openxmlformats.org/officeDocument/2006/relationships/image" Target="media/image25.wmf"/><Relationship Id="rId76" Type="http://schemas.openxmlformats.org/officeDocument/2006/relationships/control" Target="activeX/activeX8.xml"/><Relationship Id="rId84" Type="http://schemas.openxmlformats.org/officeDocument/2006/relationships/control" Target="activeX/activeX16.xml"/><Relationship Id="rId7" Type="http://schemas.openxmlformats.org/officeDocument/2006/relationships/customXml" Target="../customXml/item7.xml"/><Relationship Id="rId71" Type="http://schemas.openxmlformats.org/officeDocument/2006/relationships/control" Target="activeX/activeX3.xml"/><Relationship Id="rId2" Type="http://schemas.openxmlformats.org/officeDocument/2006/relationships/customXml" Target="../customXml/item2.xml"/><Relationship Id="rId16" Type="http://schemas.openxmlformats.org/officeDocument/2006/relationships/customXml" Target="../customXml/item16.xml"/><Relationship Id="rId29" Type="http://schemas.openxmlformats.org/officeDocument/2006/relationships/hyperlink" Target="https://ge.box.com/s/316lmhhdimxpcae46oiegw9g0fxnoh39" TargetMode="External"/><Relationship Id="rId11" Type="http://schemas.openxmlformats.org/officeDocument/2006/relationships/customXml" Target="../customXml/item11.xml"/><Relationship Id="rId24" Type="http://schemas.openxmlformats.org/officeDocument/2006/relationships/styles" Target="styles.xml"/><Relationship Id="rId32" Type="http://schemas.openxmlformats.org/officeDocument/2006/relationships/hyperlink" Target="http://bit.ly/2fVZKi3" TargetMode="External"/><Relationship Id="rId37" Type="http://schemas.microsoft.com/office/2018/08/relationships/commentsExtensible" Target="commentsExtensible.xml"/><Relationship Id="rId40" Type="http://schemas.openxmlformats.org/officeDocument/2006/relationships/hyperlink" Target="mailto:jim.rosen@ge.com" TargetMode="External"/><Relationship Id="rId45" Type="http://schemas.openxmlformats.org/officeDocument/2006/relationships/image" Target="media/image8.png"/><Relationship Id="rId53" Type="http://schemas.openxmlformats.org/officeDocument/2006/relationships/image" Target="media/image14.png"/><Relationship Id="rId58" Type="http://schemas.openxmlformats.org/officeDocument/2006/relationships/image" Target="media/image19.png"/><Relationship Id="rId66" Type="http://schemas.openxmlformats.org/officeDocument/2006/relationships/image" Target="media/image24.jpeg"/><Relationship Id="rId74" Type="http://schemas.openxmlformats.org/officeDocument/2006/relationships/control" Target="activeX/activeX6.xml"/><Relationship Id="rId79" Type="http://schemas.openxmlformats.org/officeDocument/2006/relationships/control" Target="activeX/activeX11.xml"/><Relationship Id="rId87"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cid:7A142E21-AAE1-426A-A722-8F8B1BFE553D" TargetMode="External"/><Relationship Id="rId82" Type="http://schemas.openxmlformats.org/officeDocument/2006/relationships/control" Target="activeX/activeX14.xml"/><Relationship Id="rId19" Type="http://schemas.openxmlformats.org/officeDocument/2006/relationships/customXml" Target="../customXml/item19.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customXml" Target="../customXml/item22.xml"/><Relationship Id="rId27" Type="http://schemas.openxmlformats.org/officeDocument/2006/relationships/image" Target="media/image1.emf"/><Relationship Id="rId30" Type="http://schemas.openxmlformats.org/officeDocument/2006/relationships/hyperlink" Target="https://ge.box.com/v/HLCInstructorAddendum" TargetMode="External"/><Relationship Id="rId35" Type="http://schemas.microsoft.com/office/2011/relationships/commentsExtended" Target="commentsExtended.xml"/><Relationship Id="rId43" Type="http://schemas.openxmlformats.org/officeDocument/2006/relationships/image" Target="media/image6.png"/><Relationship Id="rId48" Type="http://schemas.openxmlformats.org/officeDocument/2006/relationships/image" Target="media/image10.png"/><Relationship Id="rId56" Type="http://schemas.openxmlformats.org/officeDocument/2006/relationships/image" Target="media/image17.png"/><Relationship Id="rId64" Type="http://schemas.openxmlformats.org/officeDocument/2006/relationships/image" Target="media/image23.jpeg"/><Relationship Id="rId69" Type="http://schemas.openxmlformats.org/officeDocument/2006/relationships/control" Target="activeX/activeX1.xml"/><Relationship Id="rId77" Type="http://schemas.openxmlformats.org/officeDocument/2006/relationships/control" Target="activeX/activeX9.xml"/><Relationship Id="rId8" Type="http://schemas.openxmlformats.org/officeDocument/2006/relationships/customXml" Target="../customXml/item8.xml"/><Relationship Id="rId51" Type="http://schemas.openxmlformats.org/officeDocument/2006/relationships/image" Target="media/image12.png"/><Relationship Id="rId72" Type="http://schemas.openxmlformats.org/officeDocument/2006/relationships/control" Target="activeX/activeX4.xml"/><Relationship Id="rId80" Type="http://schemas.openxmlformats.org/officeDocument/2006/relationships/control" Target="activeX/activeX12.xm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settings" Target="settings.xml"/><Relationship Id="rId33" Type="http://schemas.openxmlformats.org/officeDocument/2006/relationships/hyperlink" Target="http://bit.ly/2f4NQBA" TargetMode="External"/><Relationship Id="rId38" Type="http://schemas.openxmlformats.org/officeDocument/2006/relationships/image" Target="media/image3.tmp"/><Relationship Id="rId46" Type="http://schemas.openxmlformats.org/officeDocument/2006/relationships/image" Target="media/image9.png"/><Relationship Id="rId59" Type="http://schemas.openxmlformats.org/officeDocument/2006/relationships/image" Target="media/image20.png"/><Relationship Id="rId67" Type="http://schemas.openxmlformats.org/officeDocument/2006/relationships/image" Target="cid:C3C14424-9BA1-4C0B-A2E3-424E0692BC28" TargetMode="External"/><Relationship Id="rId20" Type="http://schemas.openxmlformats.org/officeDocument/2006/relationships/customXml" Target="../customXml/item20.xml"/><Relationship Id="rId41" Type="http://schemas.openxmlformats.org/officeDocument/2006/relationships/image" Target="media/image4.png"/><Relationship Id="rId54" Type="http://schemas.openxmlformats.org/officeDocument/2006/relationships/image" Target="media/image15.png"/><Relationship Id="rId62" Type="http://schemas.openxmlformats.org/officeDocument/2006/relationships/image" Target="media/image22.jpeg"/><Relationship Id="rId70" Type="http://schemas.openxmlformats.org/officeDocument/2006/relationships/control" Target="activeX/activeX2.xml"/><Relationship Id="rId75" Type="http://schemas.openxmlformats.org/officeDocument/2006/relationships/control" Target="activeX/activeX7.xml"/><Relationship Id="rId83" Type="http://schemas.openxmlformats.org/officeDocument/2006/relationships/control" Target="activeX/activeX15.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numbering" Target="numbering.xml"/><Relationship Id="rId28" Type="http://schemas.openxmlformats.org/officeDocument/2006/relationships/image" Target="media/image2.jpeg"/><Relationship Id="rId36" Type="http://schemas.microsoft.com/office/2016/09/relationships/commentsIds" Target="commentsIds.xml"/><Relationship Id="rId49" Type="http://schemas.openxmlformats.org/officeDocument/2006/relationships/hyperlink" Target="https://app.sc.ge.com/workflows/initiate/801910" TargetMode="External"/><Relationship Id="rId57" Type="http://schemas.openxmlformats.org/officeDocument/2006/relationships/image" Target="media/image18.png"/><Relationship Id="rId10" Type="http://schemas.openxmlformats.org/officeDocument/2006/relationships/customXml" Target="../customXml/item10.xml"/><Relationship Id="rId31" Type="http://schemas.openxmlformats.org/officeDocument/2006/relationships/hyperlink" Target="https://ge.box.com/v/HLCGuidebook2017" TargetMode="External"/><Relationship Id="rId44" Type="http://schemas.openxmlformats.org/officeDocument/2006/relationships/image" Target="media/image7.png"/><Relationship Id="rId52" Type="http://schemas.openxmlformats.org/officeDocument/2006/relationships/image" Target="media/image13.png"/><Relationship Id="rId60" Type="http://schemas.openxmlformats.org/officeDocument/2006/relationships/image" Target="media/image21.jpeg"/><Relationship Id="rId65" Type="http://schemas.openxmlformats.org/officeDocument/2006/relationships/image" Target="cid:A6AF6370-39B0-4F8A-8E5A-4DF0CCA84E0E" TargetMode="External"/><Relationship Id="rId73" Type="http://schemas.openxmlformats.org/officeDocument/2006/relationships/control" Target="activeX/activeX5.xml"/><Relationship Id="rId78" Type="http://schemas.openxmlformats.org/officeDocument/2006/relationships/control" Target="activeX/activeX10.xml"/><Relationship Id="rId81" Type="http://schemas.openxmlformats.org/officeDocument/2006/relationships/control" Target="activeX/activeX13.xml"/><Relationship Id="rId86" Type="http://schemas.microsoft.com/office/2011/relationships/people" Target="peop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item1.xml><?xml version="1.0" encoding="utf-8"?>
<DataSourceInfo>
  <Id>0d12820c-8837-46f3-97df-3d6dfe6d36df</Id>
  <MajorVersion>0</MajorVersion>
  <MinorVersion>1</MinorVersion>
  <DataSourceType>System</DataSourceType>
  <Name>System</Name>
  <Description/>
  <Filter/>
  <DataFields/>
</DataSourceInfo>
</file>

<file path=customXml/item2.xml><?xml version="1.0" encoding="utf-8"?>
<VariableListDefinition name="AD_HOC" displayName="AD_HOC" id="d3b464a8-b834-4ddd-b20d-5f925cb1d177" isdomainofvalue="False" dataSourceId="42bc6ce6-084c-4754-bfea-b96f972d84b8"/>
</file>

<file path=customXml/item3.xml><?xml version="1.0" encoding="utf-8"?>
<DataSourceMapping>
  <Id>3cdc39c8-dba7-442e-a245-ab25e5a800ae</Id>
  <Name>EXPRESSION_VARIABLE_MAPPING</Name>
  <TargetDataSource>0d12820c-8837-46f3-97df-3d6dfe6d36df</TargetDataSource>
  <SourceType>XML File</SourceType>
  <IsReadOnly>false</IsReadOnly>
  <SalesforceOrganizationId>00000000-0000-0000-0000-000000000000</SalesforceOrganizationId>
  <SalesforceOrganizationName/>
  <SalesforceApiVersion/>
  <Properties/>
  <RawMappings/>
  <DesignTimeProperties/>
</DataSourceMapping>
</file>

<file path=customXml/item4.xml><?xml version="1.0" encoding="utf-8"?>
<VariableListDefinition name="System" displayName="System" id="b7bba168-3403-4483-808a-70821e301e80" isdomainofvalue="False" dataSourceId="0d12820c-8837-46f3-97df-3d6dfe6d36df"/>
</file>

<file path=customXml/item5.xml><?xml version="1.0" encoding="utf-8"?>
<DataSourceMapping>
  <Id>26dbd4b9-0329-4bcd-9996-57ceaca43549</Id>
  <Name>AD_HOC_MAPPING</Name>
  <TargetDataSource>42bc6ce6-084c-4754-bfea-b96f972d84b8</TargetDataSource>
  <SourceType>XML File</SourceType>
  <IsReadOnly>false</IsReadOnly>
  <SalesforceOrganizationId>00000000-0000-0000-0000-000000000000</SalesforceOrganizationId>
  <SalesforceOrganizationName/>
  <SalesforceApiVersion/>
  <Properties>
    <Property Name="RecordSeperator" Value="SampleData/DataRecord"/>
  </Properties>
  <RawMappings/>
  <DesignTimeProperties/>
</DataSourceMapping>
</file>

<file path=customXml/item6.xml><?xml version="1.0" encoding="utf-8"?>
<DataSourceInfo>
  <Id>c8336e0e-f19a-40f6-8f6c-ede6adbb7ce9</Id>
  <MajorVersion>0</MajorVersion>
  <MinorVersion>1</MinorVersion>
  <DataSourceType>Expression</DataSourceType>
  <Name>Computed</Name>
  <Description/>
  <Filter/>
  <DataFields/>
</DataSourceInfo>
</file>

<file path=customXml/item7.xml><?xml version="1.0" encoding="utf-8"?>
<SourceDataModel Name="Computed" TargetDataSourceId="c8336e0e-f19a-40f6-8f6c-ede6adbb7ce9"/>
</file>

<file path=customXml/item8.xml><?xml version="1.0" encoding="utf-8"?>
<VariableList UniqueId="8939d97b-08a2-4fc2-a865-0803f755f4c6" Name="Computed" ContentType="XML" MajorVersion="0" MinorVersion="1" isLocalCopy="False" IsBaseObject="False" DataSourceId="c8336e0e-f19a-40f6-8f6c-ede6adbb7ce9" DataSourceMajorVersion="0" DataSourceMinorVersion="1"/>
</file>

<file path=customXml/item9.xml><?xml version="1.0" encoding="utf-8"?>
<b:Sources xmlns:b="http://schemas.openxmlformats.org/officeDocument/2006/bibliography" xmlns="http://schemas.openxmlformats.org/officeDocument/2006/bibliography" SelectedStyle="\APASixthEditionOfficeOnline.xsl" StyleName="APA" Version="6"/>
</file>

<file path=customXml/item10.xml><?xml version="1.0" encoding="utf-8"?>
<AllMetadata/>
</file>

<file path=customXml/item11.xml><?xml version="1.0" encoding="utf-8"?>
<DocPartTree/>
</file>

<file path=customXml/item12.xml><?xml version="1.0" encoding="utf-8"?>
<SourceDataModel Name="System" TargetDataSourceId="0d12820c-8837-46f3-97df-3d6dfe6d36df"/>
</file>

<file path=customXml/item13.xml><?xml version="1.0" encoding="utf-8"?>
<VariableListCustXmlRels>
  <VariableListCustXmlRel variableListName="AD_HOC">
    <VariableListDefCustXmlId>{80A88B49-F4DB-4E63-A01B-9FA68F2A2BF9}</VariableListDefCustXmlId>
    <LibraryMetadataCustXmlId>{39110321-8C83-4C8A-9BC1-E1DD08F52220}</LibraryMetadataCustXmlId>
    <DataSourceInfoCustXmlId>{FAFD4834-B205-4C74-9F5F-4F04BEE82661}</DataSourceInfoCustXmlId>
    <DataSourceMappingCustXmlId>{3144F093-F430-4BB6-A41A-5CB0132C8363}</DataSourceMappingCustXmlId>
    <SdmcCustXmlId>{8FDEFFF6-2A20-4EC8-AE0D-AFF4BEE35206}</SdmcCustXmlId>
  </VariableListCustXmlRel>
  <VariableListCustXmlRel variableListName="Computed">
    <VariableListDefCustXmlId>{7C2E71EA-2F3E-4B26-A620-3FF72EF226F2}</VariableListDefCustXmlId>
    <LibraryMetadataCustXmlId>{8DE0749D-FA81-4C00-8278-7C35D4C8C649}</LibraryMetadataCustXmlId>
    <DataSourceInfoCustXmlId>{A8019147-E4FF-40C6-9BCE-CB9F9C4F6430}</DataSourceInfoCustXmlId>
    <DataSourceMappingCustXmlId>{A2DB802A-A930-4DEA-A1F4-18055E0CA356}</DataSourceMappingCustXmlId>
    <SdmcCustXmlId>{CCA3992F-8171-4CFF-99A3-7A8B3E34871D}</SdmcCustXmlId>
  </VariableListCustXmlRel>
  <VariableListCustXmlRel variableListName="System">
    <VariableListDefCustXmlId>{D58BEBA7-C0AF-4618-8B97-FF15E52CB9A0}</VariableListDefCustXmlId>
    <LibraryMetadataCustXmlId>{FB05FBD6-4A86-42EE-A799-E0AF887F5710}</LibraryMetadataCustXmlId>
    <DataSourceInfoCustXmlId>{4A7FF572-D54D-4AE8-A42D-5F5FA0D11F69}</DataSourceInfoCustXmlId>
    <DataSourceMappingCustXmlId>{F4A01511-EAB8-45BC-B4BD-79B3ABBAA3C7}</DataSourceMappingCustXmlId>
    <SdmcCustXmlId>{93E11E4B-26D6-4126-96A3-A60C5307C1AB}</SdmcCustXmlId>
  </VariableListCustXmlRel>
</VariableListCustXmlRels>
</file>

<file path=customXml/item14.xml><?xml version="1.0" encoding="utf-8"?>
<DataSourceMapping>
  <Id>ad5d5f0d-752e-42a6-99d3-02d0d5b630d6</Id>
  <Name>EXPRESSION_VARIABLE_MAPPING</Name>
  <TargetDataSource>c8336e0e-f19a-40f6-8f6c-ede6adbb7ce9</TargetDataSource>
  <SourceType>XML File</SourceType>
  <IsReadOnly>false</IsReadOnly>
  <SalesforceOrganizationId>00000000-0000-0000-0000-000000000000</SalesforceOrganizationId>
  <SalesforceOrganizationName/>
  <SalesforceApiVersion/>
  <Properties/>
  <RawMappings/>
  <DesignTimeProperties/>
</DataSourceMapping>
</file>

<file path=customXml/item15.xml><?xml version="1.0" encoding="utf-8"?>
<VariableList UniqueId="b7bba168-3403-4483-808a-70821e301e80" Name="System" ContentType="XML" MajorVersion="0" MinorVersion="1" isLocalCopy="False" IsBaseObject="False" DataSourceId="0d12820c-8837-46f3-97df-3d6dfe6d36df" DataSourceMajorVersion="0" DataSourceMinorVersion="1"/>
</file>

<file path=customXml/item16.xml><?xml version="1.0" encoding="utf-8"?>
<VariableListDefinition name="Computed" displayName="Computed" id="8939d97b-08a2-4fc2-a865-0803f755f4c6" isdomainofvalue="False" dataSourceId="c8336e0e-f19a-40f6-8f6c-ede6adbb7ce9"/>
</file>

<file path=customXml/item17.xml><?xml version="1.0" encoding="utf-8"?>
<AllWordPDs>
</AllWordPDs>
</file>

<file path=customXml/item18.xml><?xml version="1.0" encoding="utf-8"?>
<SourceDataModel Name="AD_HOC" TargetDataSourceId="42bc6ce6-084c-4754-bfea-b96f972d84b8"/>
</file>

<file path=customXml/item19.xml><?xml version="1.0" encoding="utf-8"?>
<VariableList UniqueId="d3b464a8-b834-4ddd-b20d-5f925cb1d177" Name="AD_HOC" ContentType="XML" MajorVersion="0" MinorVersion="1" isLocalCopy="False" IsBaseObject="False" DataSourceId="42bc6ce6-084c-4754-bfea-b96f972d84b8" DataSourceMajorVersion="0" DataSourceMinorVersion="1"/>
</file>

<file path=customXml/item20.xml><?xml version="1.0" encoding="utf-8"?>
<VariableUsageMapping/>
</file>

<file path=customXml/item21.xml><?xml version="1.0" encoding="utf-8"?>
<DataSourceInfo>
  <Id>42bc6ce6-084c-4754-bfea-b96f972d84b8</Id>
  <MajorVersion>0</MajorVersion>
  <MinorVersion>1</MinorVersion>
  <DataSourceType>Ad_Hoc</DataSourceType>
  <Name>AD_HOC</Name>
  <Description/>
  <Filter/>
  <DataFields/>
</DataSourceInfo>
</file>

<file path=customXml/item22.xml><?xml version="1.0" encoding="utf-8"?>
<AllExternalAdhocVariableMappings/>
</file>

<file path=customXml/itemProps1.xml><?xml version="1.0" encoding="utf-8"?>
<ds:datastoreItem xmlns:ds="http://schemas.openxmlformats.org/officeDocument/2006/customXml" ds:itemID="{4A7FF572-D54D-4AE8-A42D-5F5FA0D11F69}">
  <ds:schemaRefs/>
</ds:datastoreItem>
</file>

<file path=customXml/itemProps2.xml><?xml version="1.0" encoding="utf-8"?>
<ds:datastoreItem xmlns:ds="http://schemas.openxmlformats.org/officeDocument/2006/customXml" ds:itemID="{80A88B49-F4DB-4E63-A01B-9FA68F2A2BF9}">
  <ds:schemaRefs/>
</ds:datastoreItem>
</file>

<file path=customXml/itemProps3.xml><?xml version="1.0" encoding="utf-8"?>
<ds:datastoreItem xmlns:ds="http://schemas.openxmlformats.org/officeDocument/2006/customXml" ds:itemID="{F4A01511-EAB8-45BC-B4BD-79B3ABBAA3C7}">
  <ds:schemaRefs/>
</ds:datastoreItem>
</file>

<file path=customXml/itemProps4.xml><?xml version="1.0" encoding="utf-8"?>
<ds:datastoreItem xmlns:ds="http://schemas.openxmlformats.org/officeDocument/2006/customXml" ds:itemID="{D58BEBA7-C0AF-4618-8B97-FF15E52CB9A0}">
  <ds:schemaRefs/>
</ds:datastoreItem>
</file>

<file path=customXml/itemProps5.xml><?xml version="1.0" encoding="utf-8"?>
<ds:datastoreItem xmlns:ds="http://schemas.openxmlformats.org/officeDocument/2006/customXml" ds:itemID="{3144F093-F430-4BB6-A41A-5CB0132C8363}">
  <ds:schemaRefs/>
</ds:datastoreItem>
</file>

<file path=customXml/itemProps6.xml><?xml version="1.0" encoding="utf-8"?>
<ds:datastoreItem xmlns:ds="http://schemas.openxmlformats.org/officeDocument/2006/customXml" ds:itemID="{A8019147-E4FF-40C6-9BCE-CB9F9C4F6430}">
  <ds:schemaRefs/>
</ds:datastoreItem>
</file>

<file path=customXml/itemProps7.xml><?xml version="1.0" encoding="utf-8"?>
<ds:datastoreItem xmlns:ds="http://schemas.openxmlformats.org/officeDocument/2006/customXml" ds:itemID="{CCA3992F-8171-4CFF-99A3-7A8B3E34871D}">
  <ds:schemaRefs/>
</ds:datastoreItem>
</file>

<file path=customXml/itemProps8.xml><?xml version="1.0" encoding="utf-8"?>
<ds:datastoreItem xmlns:ds="http://schemas.openxmlformats.org/officeDocument/2006/customXml" ds:itemID="{8DE0749D-FA81-4C00-8278-7C35D4C8C649}">
  <ds:schemaRefs/>
</ds:datastoreItem>
</file>

<file path=customXml/itemProps9.xml><?xml version="1.0" encoding="utf-8"?>
<ds:datastoreItem xmlns:ds="http://schemas.openxmlformats.org/officeDocument/2006/customXml" ds:itemID="{8810AED7-2DC3-47C2-B875-204F62C7DE78}">
  <ds:schemaRefs>
    <ds:schemaRef ds:uri="http://schemas.openxmlformats.org/officeDocument/2006/bibliography"/>
  </ds:schemaRefs>
</ds:datastoreItem>
</file>

<file path=customXml/itemProps10.xml><?xml version="1.0" encoding="utf-8"?>
<ds:datastoreItem xmlns:ds="http://schemas.openxmlformats.org/officeDocument/2006/customXml" ds:itemID="{8948FFA3-1926-4080-8AA5-60099B98D710}">
  <ds:schemaRefs/>
</ds:datastoreItem>
</file>

<file path=customXml/itemProps11.xml><?xml version="1.0" encoding="utf-8"?>
<ds:datastoreItem xmlns:ds="http://schemas.openxmlformats.org/officeDocument/2006/customXml" ds:itemID="{643CB2E2-FB81-417C-AAB0-66E61C1278AA}">
  <ds:schemaRefs/>
</ds:datastoreItem>
</file>

<file path=customXml/itemProps12.xml><?xml version="1.0" encoding="utf-8"?>
<ds:datastoreItem xmlns:ds="http://schemas.openxmlformats.org/officeDocument/2006/customXml" ds:itemID="{93E11E4B-26D6-4126-96A3-A60C5307C1AB}">
  <ds:schemaRefs/>
</ds:datastoreItem>
</file>

<file path=customXml/itemProps13.xml><?xml version="1.0" encoding="utf-8"?>
<ds:datastoreItem xmlns:ds="http://schemas.openxmlformats.org/officeDocument/2006/customXml" ds:itemID="{5FBEC2A8-9793-4E7B-AFB6-053D45F6C5F2}">
  <ds:schemaRefs/>
</ds:datastoreItem>
</file>

<file path=customXml/itemProps14.xml><?xml version="1.0" encoding="utf-8"?>
<ds:datastoreItem xmlns:ds="http://schemas.openxmlformats.org/officeDocument/2006/customXml" ds:itemID="{A2DB802A-A930-4DEA-A1F4-18055E0CA356}">
  <ds:schemaRefs/>
</ds:datastoreItem>
</file>

<file path=customXml/itemProps15.xml><?xml version="1.0" encoding="utf-8"?>
<ds:datastoreItem xmlns:ds="http://schemas.openxmlformats.org/officeDocument/2006/customXml" ds:itemID="{FB05FBD6-4A86-42EE-A799-E0AF887F5710}">
  <ds:schemaRefs/>
</ds:datastoreItem>
</file>

<file path=customXml/itemProps16.xml><?xml version="1.0" encoding="utf-8"?>
<ds:datastoreItem xmlns:ds="http://schemas.openxmlformats.org/officeDocument/2006/customXml" ds:itemID="{7C2E71EA-2F3E-4B26-A620-3FF72EF226F2}">
  <ds:schemaRefs/>
</ds:datastoreItem>
</file>

<file path=customXml/itemProps17.xml><?xml version="1.0" encoding="utf-8"?>
<ds:datastoreItem xmlns:ds="http://schemas.openxmlformats.org/officeDocument/2006/customXml" ds:itemID="{08679CE2-306B-40B2-B4E4-5E0CD25A7989}">
  <ds:schemaRefs/>
</ds:datastoreItem>
</file>

<file path=customXml/itemProps18.xml><?xml version="1.0" encoding="utf-8"?>
<ds:datastoreItem xmlns:ds="http://schemas.openxmlformats.org/officeDocument/2006/customXml" ds:itemID="{8FDEFFF6-2A20-4EC8-AE0D-AFF4BEE35206}">
  <ds:schemaRefs/>
</ds:datastoreItem>
</file>

<file path=customXml/itemProps19.xml><?xml version="1.0" encoding="utf-8"?>
<ds:datastoreItem xmlns:ds="http://schemas.openxmlformats.org/officeDocument/2006/customXml" ds:itemID="{39110321-8C83-4C8A-9BC1-E1DD08F52220}">
  <ds:schemaRefs/>
</ds:datastoreItem>
</file>

<file path=customXml/itemProps20.xml><?xml version="1.0" encoding="utf-8"?>
<ds:datastoreItem xmlns:ds="http://schemas.openxmlformats.org/officeDocument/2006/customXml" ds:itemID="{F10529E4-55C3-40AD-A76A-BD21C94FEF32}">
  <ds:schemaRefs/>
</ds:datastoreItem>
</file>

<file path=customXml/itemProps21.xml><?xml version="1.0" encoding="utf-8"?>
<ds:datastoreItem xmlns:ds="http://schemas.openxmlformats.org/officeDocument/2006/customXml" ds:itemID="{FAFD4834-B205-4C74-9F5F-4F04BEE82661}">
  <ds:schemaRefs/>
</ds:datastoreItem>
</file>

<file path=customXml/itemProps22.xml><?xml version="1.0" encoding="utf-8"?>
<ds:datastoreItem xmlns:ds="http://schemas.openxmlformats.org/officeDocument/2006/customXml" ds:itemID="{24163529-142D-4CE6-B1D0-112E5A827B15}">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16</Pages>
  <Words>2655</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GE</Company>
  <LinksUpToDate>false</LinksUpToDate>
  <CharactersWithSpaces>17760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Jim Rosen</dc:creator>
  <cp:lastModifiedBy>Rosen, Jim M (GE Vernova)</cp:lastModifiedBy>
  <cp:revision>41</cp:revision>
  <cp:lastPrinted>2024-10-23T15:18:00Z</cp:lastPrinted>
  <dcterms:created xsi:type="dcterms:W3CDTF">2019-09-23T15:34:00Z</dcterms:created>
  <dcterms:modified xsi:type="dcterms:W3CDTF">2024-10-23T15:20:00Z</dcterms:modified>
</cp:coreProperties>
</file>