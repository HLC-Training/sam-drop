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A828" w14:textId="3CCE0E23" w:rsidR="00A13ED2" w:rsidRPr="0021567E" w:rsidRDefault="00262376" w:rsidP="00A13ED2">
      <w:pPr>
        <w:autoSpaceDE w:val="0"/>
        <w:autoSpaceDN w:val="0"/>
        <w:adjustRightInd w:val="0"/>
        <w:ind w:firstLine="475"/>
        <w:jc w:val="center"/>
        <w:rPr>
          <w:rFonts w:ascii="Tahoma" w:hAnsi="Tahoma" w:cs="Tahoma"/>
          <w:b/>
          <w:bCs/>
          <w:sz w:val="20"/>
          <w:szCs w:val="20"/>
          <w:rPrChange w:id="0" w:author="Levine, Danielle (GE Vernova)" w:date="2026-07-17T13:31:00Z" w16du:dateUtc="2026-07-17T17:31:00Z">
            <w:rPr>
              <w:rFonts w:asciiTheme="minorHAnsi" w:hAnsiTheme="minorHAnsi" w:cstheme="minorHAnsi"/>
              <w:b/>
              <w:bCs/>
              <w:sz w:val="22"/>
              <w:szCs w:val="22"/>
            </w:rPr>
          </w:rPrChange>
        </w:rPr>
      </w:pPr>
      <w:ins w:id="1" w:author="Rosen, Jim (GE Gas Power)" w:date="2026-07-24T14:12:00Z" w16du:dateUtc="2026-07-24T19:12:00Z">
        <w:r>
          <w:rPr>
            <w:rFonts w:ascii="Tahoma" w:hAnsi="Tahoma" w:cs="Tahoma"/>
            <w:b/>
            <w:bCs/>
            <w:sz w:val="20"/>
            <w:szCs w:val="20"/>
          </w:rPr>
          <w:t xml:space="preserve">drop </w:t>
        </w:r>
      </w:ins>
    </w:p>
    <w:p w14:paraId="2526C400" w14:textId="35F100BE" w:rsidR="00A13ED2" w:rsidRPr="0021567E" w:rsidRDefault="00A13ED2" w:rsidP="00A13ED2">
      <w:pPr>
        <w:autoSpaceDE w:val="0"/>
        <w:autoSpaceDN w:val="0"/>
        <w:adjustRightInd w:val="0"/>
        <w:ind w:firstLine="475"/>
        <w:jc w:val="center"/>
        <w:rPr>
          <w:rFonts w:ascii="Tahoma" w:hAnsi="Tahoma" w:cs="Tahoma"/>
          <w:b/>
          <w:bCs/>
          <w:sz w:val="20"/>
          <w:szCs w:val="20"/>
          <w:rPrChange w:id="2" w:author="Levine, Danielle (GE Vernova)" w:date="2026-07-17T13:31:00Z" w16du:dateUtc="2026-07-17T17:31:00Z">
            <w:rPr>
              <w:rFonts w:asciiTheme="minorHAnsi" w:hAnsiTheme="minorHAnsi" w:cstheme="minorHAnsi"/>
              <w:b/>
              <w:bCs/>
              <w:sz w:val="22"/>
              <w:szCs w:val="22"/>
            </w:rPr>
          </w:rPrChange>
        </w:rPr>
      </w:pPr>
      <w:r w:rsidRPr="0021567E">
        <w:rPr>
          <w:rFonts w:ascii="Tahoma" w:hAnsi="Tahoma" w:cs="Tahoma"/>
          <w:b/>
          <w:bCs/>
          <w:sz w:val="20"/>
          <w:szCs w:val="20"/>
          <w:rPrChange w:id="3" w:author="Levine, Danielle (GE Vernova)" w:date="2026-07-17T13:31:00Z" w16du:dateUtc="2026-07-17T17:31:00Z">
            <w:rPr>
              <w:rFonts w:asciiTheme="minorHAnsi" w:hAnsiTheme="minorHAnsi" w:cstheme="minorHAnsi"/>
              <w:b/>
              <w:bCs/>
              <w:sz w:val="22"/>
              <w:szCs w:val="22"/>
            </w:rPr>
          </w:rPrChange>
        </w:rPr>
        <w:t>NON-DISCLOSURE AGREEMENT</w:t>
      </w:r>
    </w:p>
    <w:p w14:paraId="18540BE0" w14:textId="1ED6085E" w:rsidR="00A13ED2" w:rsidRPr="0021567E" w:rsidRDefault="00A13ED2" w:rsidP="0059184B">
      <w:pPr>
        <w:autoSpaceDE w:val="0"/>
        <w:autoSpaceDN w:val="0"/>
        <w:adjustRightInd w:val="0"/>
        <w:ind w:firstLine="475"/>
        <w:jc w:val="both"/>
        <w:rPr>
          <w:rFonts w:ascii="Tahoma" w:hAnsi="Tahoma" w:cs="Tahoma"/>
          <w:sz w:val="20"/>
          <w:szCs w:val="20"/>
          <w:rPrChange w:id="4" w:author="Levine, Danielle (GE Vernova)" w:date="2026-07-17T13:31:00Z" w16du:dateUtc="2026-07-17T17:31:00Z">
            <w:rPr>
              <w:rFonts w:asciiTheme="minorHAnsi" w:hAnsiTheme="minorHAnsi" w:cstheme="minorHAnsi"/>
              <w:sz w:val="22"/>
              <w:szCs w:val="22"/>
            </w:rPr>
          </w:rPrChange>
        </w:rPr>
      </w:pPr>
    </w:p>
    <w:p w14:paraId="1ABCA070" w14:textId="5A678A6C" w:rsidR="0059184B" w:rsidRPr="0021567E" w:rsidRDefault="0059184B" w:rsidP="00A13ED2">
      <w:pPr>
        <w:autoSpaceDE w:val="0"/>
        <w:autoSpaceDN w:val="0"/>
        <w:adjustRightInd w:val="0"/>
        <w:spacing w:after="120"/>
        <w:ind w:firstLine="475"/>
        <w:jc w:val="both"/>
        <w:rPr>
          <w:rFonts w:ascii="Tahoma" w:hAnsi="Tahoma" w:cs="Tahoma"/>
          <w:sz w:val="20"/>
          <w:szCs w:val="20"/>
        </w:rPr>
      </w:pPr>
      <w:r w:rsidRPr="0021567E">
        <w:rPr>
          <w:rFonts w:ascii="Tahoma" w:hAnsi="Tahoma" w:cs="Tahoma"/>
          <w:sz w:val="20"/>
          <w:szCs w:val="20"/>
        </w:rPr>
        <w:t>This</w:t>
      </w:r>
      <w:r w:rsidRPr="0021567E">
        <w:rPr>
          <w:rFonts w:ascii="Tahoma" w:hAnsi="Tahoma" w:cs="Tahoma"/>
          <w:b/>
          <w:sz w:val="20"/>
          <w:szCs w:val="20"/>
        </w:rPr>
        <w:t xml:space="preserve"> NON-DISCLOSURE AGREEMENT</w:t>
      </w:r>
      <w:r w:rsidRPr="0021567E">
        <w:rPr>
          <w:rFonts w:ascii="Tahoma" w:hAnsi="Tahoma" w:cs="Tahoma"/>
          <w:sz w:val="20"/>
          <w:szCs w:val="20"/>
        </w:rPr>
        <w:t xml:space="preserve">, made and entered into as of </w:t>
      </w:r>
      <w:r w:rsidR="00467F7C" w:rsidRPr="0021567E">
        <w:rPr>
          <w:rFonts w:ascii="Tahoma" w:hAnsi="Tahoma" w:cs="Tahoma"/>
          <w:sz w:val="20"/>
          <w:szCs w:val="20"/>
        </w:rPr>
        <w:t xml:space="preserve">July </w:t>
      </w:r>
      <w:del w:id="5" w:author="Levine, Danielle (GE Vernova)" w:date="2026-07-16T14:43:00Z" w16du:dateUtc="2026-07-16T18:43:00Z">
        <w:r w:rsidR="00467F7C" w:rsidRPr="00AA28BA" w:rsidDel="00605F7E">
          <w:rPr>
            <w:rFonts w:ascii="Tahoma" w:hAnsi="Tahoma" w:cs="Tahoma"/>
            <w:sz w:val="20"/>
            <w:szCs w:val="20"/>
          </w:rPr>
          <w:delText>13</w:delText>
        </w:r>
      </w:del>
      <w:ins w:id="6" w:author="Levine, Danielle (GE Vernova)" w:date="2026-07-16T14:43:00Z" w16du:dateUtc="2026-07-16T18:43:00Z">
        <w:r w:rsidR="00605F7E" w:rsidRPr="0021567E">
          <w:rPr>
            <w:rFonts w:ascii="Tahoma" w:hAnsi="Tahoma" w:cs="Tahoma"/>
            <w:sz w:val="20"/>
            <w:szCs w:val="20"/>
          </w:rPr>
          <w:t>XX</w:t>
        </w:r>
      </w:ins>
      <w:r w:rsidR="00467F7C" w:rsidRPr="0021567E">
        <w:rPr>
          <w:rFonts w:ascii="Tahoma" w:hAnsi="Tahoma" w:cs="Tahoma"/>
          <w:sz w:val="20"/>
          <w:szCs w:val="20"/>
        </w:rPr>
        <w:t xml:space="preserve">, 2026 </w:t>
      </w:r>
      <w:r w:rsidR="009C502C" w:rsidRPr="0021567E">
        <w:rPr>
          <w:rFonts w:ascii="Tahoma" w:hAnsi="Tahoma" w:cs="Tahoma"/>
          <w:sz w:val="20"/>
          <w:szCs w:val="20"/>
        </w:rPr>
        <w:t>(“Effective Date”)</w:t>
      </w:r>
      <w:r w:rsidRPr="0021567E">
        <w:rPr>
          <w:rFonts w:ascii="Tahoma" w:hAnsi="Tahoma" w:cs="Tahoma"/>
          <w:sz w:val="20"/>
          <w:szCs w:val="20"/>
        </w:rPr>
        <w:t xml:space="preserve">, by and between </w:t>
      </w:r>
      <w:commentRangeStart w:id="7"/>
      <w:r w:rsidR="00467F7C" w:rsidRPr="0021567E">
        <w:rPr>
          <w:rFonts w:ascii="Tahoma" w:hAnsi="Tahoma" w:cs="Tahoma"/>
          <w:sz w:val="20"/>
          <w:szCs w:val="20"/>
        </w:rPr>
        <w:t>GE Vernova</w:t>
      </w:r>
      <w:commentRangeEnd w:id="7"/>
      <w:r w:rsidR="00605F7E" w:rsidRPr="0021567E">
        <w:rPr>
          <w:rStyle w:val="CommentReference"/>
          <w:rFonts w:ascii="Tahoma" w:hAnsi="Tahoma" w:cs="Tahoma"/>
          <w:sz w:val="20"/>
          <w:szCs w:val="20"/>
        </w:rPr>
        <w:commentReference w:id="7"/>
      </w:r>
      <w:r w:rsidR="00467F7C" w:rsidRPr="0021567E">
        <w:rPr>
          <w:rFonts w:ascii="Tahoma" w:hAnsi="Tahoma" w:cs="Tahoma"/>
          <w:sz w:val="20"/>
          <w:szCs w:val="20"/>
        </w:rPr>
        <w:t xml:space="preserve">, </w:t>
      </w:r>
      <w:r w:rsidRPr="0021567E">
        <w:rPr>
          <w:rFonts w:ascii="Tahoma" w:hAnsi="Tahoma" w:cs="Tahoma"/>
          <w:sz w:val="20"/>
          <w:szCs w:val="20"/>
          <w:rPrChange w:id="8" w:author="Levine, Danielle (GE Vernova)" w:date="2026-07-17T13:31:00Z" w16du:dateUtc="2026-07-17T17:31:00Z">
            <w:rPr>
              <w:rFonts w:ascii="Tahoma" w:hAnsi="Tahoma" w:cs="Tahoma"/>
              <w:sz w:val="18"/>
              <w:szCs w:val="18"/>
            </w:rPr>
          </w:rPrChange>
        </w:rPr>
        <w:t>w</w:t>
      </w:r>
      <w:r w:rsidRPr="0021567E">
        <w:rPr>
          <w:rFonts w:ascii="Tahoma" w:hAnsi="Tahoma" w:cs="Tahoma"/>
          <w:sz w:val="20"/>
          <w:szCs w:val="20"/>
          <w:highlight w:val="yellow"/>
          <w:rPrChange w:id="9" w:author="Levine, Danielle (GE Vernova)" w:date="2026-07-17T13:31:00Z" w16du:dateUtc="2026-07-17T17:31:00Z">
            <w:rPr>
              <w:rFonts w:ascii="Tahoma" w:hAnsi="Tahoma" w:cs="Tahoma"/>
              <w:sz w:val="18"/>
              <w:szCs w:val="18"/>
            </w:rPr>
          </w:rPrChange>
        </w:rPr>
        <w:t xml:space="preserve">ith a place of business at </w:t>
      </w:r>
      <w:r w:rsidR="00467F7C" w:rsidRPr="0021567E">
        <w:rPr>
          <w:rFonts w:ascii="Tahoma" w:hAnsi="Tahoma" w:cs="Tahoma"/>
          <w:sz w:val="20"/>
          <w:szCs w:val="20"/>
          <w:highlight w:val="yellow"/>
          <w:rPrChange w:id="10" w:author="Levine, Danielle (GE Vernova)" w:date="2026-07-17T13:31:00Z" w16du:dateUtc="2026-07-17T17:31:00Z">
            <w:rPr>
              <w:rFonts w:ascii="Tahoma" w:hAnsi="Tahoma" w:cs="Tahoma"/>
              <w:sz w:val="18"/>
              <w:szCs w:val="18"/>
            </w:rPr>
          </w:rPrChange>
        </w:rPr>
        <w:t>58 Charles Street, Cambridge, MA 02141</w:t>
      </w:r>
      <w:r w:rsidRPr="0021567E">
        <w:rPr>
          <w:rFonts w:ascii="Tahoma" w:hAnsi="Tahoma" w:cs="Tahoma"/>
          <w:sz w:val="20"/>
          <w:szCs w:val="20"/>
          <w:rPrChange w:id="11" w:author="Levine, Danielle (GE Vernova)" w:date="2026-07-17T13:31:00Z" w16du:dateUtc="2026-07-17T17:31:00Z">
            <w:rPr>
              <w:rFonts w:ascii="Tahoma" w:hAnsi="Tahoma" w:cs="Tahoma"/>
              <w:sz w:val="18"/>
              <w:szCs w:val="18"/>
            </w:rPr>
          </w:rPrChange>
        </w:rPr>
        <w:t xml:space="preserve"> and </w:t>
      </w:r>
      <w:r w:rsidR="00691399" w:rsidRPr="0021567E">
        <w:rPr>
          <w:rFonts w:ascii="Tahoma" w:hAnsi="Tahoma" w:cs="Tahoma"/>
          <w:b/>
          <w:bCs/>
          <w:sz w:val="20"/>
          <w:szCs w:val="20"/>
          <w:rPrChange w:id="12" w:author="Levine, Danielle (GE Vernova)" w:date="2026-07-17T13:31:00Z" w16du:dateUtc="2026-07-17T17:31:00Z">
            <w:rPr>
              <w:rFonts w:ascii="Tahoma" w:hAnsi="Tahoma" w:cs="Tahoma"/>
              <w:b/>
              <w:bCs/>
              <w:sz w:val="18"/>
              <w:szCs w:val="18"/>
            </w:rPr>
          </w:rPrChange>
        </w:rPr>
        <w:t>San Jacinto Community College District (“SJCCD” or “College”)</w:t>
      </w:r>
      <w:r w:rsidRPr="0021567E">
        <w:rPr>
          <w:rFonts w:ascii="Tahoma" w:hAnsi="Tahoma" w:cs="Tahoma"/>
          <w:sz w:val="20"/>
          <w:szCs w:val="20"/>
          <w:rPrChange w:id="13" w:author="Levine, Danielle (GE Vernova)" w:date="2026-07-17T13:31:00Z" w16du:dateUtc="2026-07-17T17:31:00Z">
            <w:rPr>
              <w:rFonts w:ascii="Tahoma" w:hAnsi="Tahoma" w:cs="Tahoma"/>
              <w:sz w:val="18"/>
              <w:szCs w:val="18"/>
            </w:rPr>
          </w:rPrChange>
        </w:rPr>
        <w:t xml:space="preserve">, </w:t>
      </w:r>
      <w:r w:rsidR="00691399" w:rsidRPr="0021567E">
        <w:rPr>
          <w:rFonts w:ascii="Tahoma" w:hAnsi="Tahoma" w:cs="Tahoma"/>
          <w:color w:val="000000"/>
          <w:sz w:val="20"/>
          <w:szCs w:val="20"/>
          <w:rPrChange w:id="14" w:author="Levine, Danielle (GE Vernova)" w:date="2026-07-17T13:31:00Z" w16du:dateUtc="2026-07-17T17:31:00Z">
            <w:rPr>
              <w:rFonts w:ascii="Tahoma" w:hAnsi="Tahoma" w:cs="Tahoma"/>
              <w:color w:val="000000"/>
              <w:sz w:val="18"/>
              <w:szCs w:val="18"/>
            </w:rPr>
          </w:rPrChange>
        </w:rPr>
        <w:t xml:space="preserve">a public community college district organized under Chapter 130 of the Texas Education Code, whose main office address is at 4624 Fairmont Parkway, Pasadena, TX  77504, </w:t>
      </w:r>
      <w:r w:rsidRPr="0021567E">
        <w:rPr>
          <w:rFonts w:ascii="Tahoma" w:hAnsi="Tahoma" w:cs="Tahoma"/>
          <w:sz w:val="20"/>
          <w:szCs w:val="20"/>
        </w:rPr>
        <w:t>either or both of which may be hereinafter referred to as the “Party” or “Parties” respectively, or either of which may be referred to as “</w:t>
      </w:r>
      <w:r w:rsidRPr="0021567E">
        <w:rPr>
          <w:rFonts w:ascii="Tahoma" w:hAnsi="Tahoma" w:cs="Tahoma"/>
          <w:b/>
          <w:bCs/>
          <w:sz w:val="20"/>
          <w:szCs w:val="20"/>
          <w:rPrChange w:id="15" w:author="Levine, Danielle (GE Vernova)" w:date="2026-07-17T13:31:00Z" w16du:dateUtc="2026-07-17T17:31:00Z">
            <w:rPr>
              <w:rFonts w:ascii="Tahoma" w:hAnsi="Tahoma" w:cs="Tahoma"/>
              <w:sz w:val="20"/>
              <w:szCs w:val="20"/>
            </w:rPr>
          </w:rPrChange>
        </w:rPr>
        <w:t>Discloser</w:t>
      </w:r>
      <w:r w:rsidRPr="0021567E">
        <w:rPr>
          <w:rFonts w:ascii="Tahoma" w:hAnsi="Tahoma" w:cs="Tahoma"/>
          <w:sz w:val="20"/>
          <w:szCs w:val="20"/>
        </w:rPr>
        <w:t>” or “</w:t>
      </w:r>
      <w:r w:rsidRPr="0021567E">
        <w:rPr>
          <w:rFonts w:ascii="Tahoma" w:hAnsi="Tahoma" w:cs="Tahoma"/>
          <w:b/>
          <w:bCs/>
          <w:sz w:val="20"/>
          <w:szCs w:val="20"/>
          <w:rPrChange w:id="16" w:author="Levine, Danielle (GE Vernova)" w:date="2026-07-17T13:31:00Z" w16du:dateUtc="2026-07-17T17:31:00Z">
            <w:rPr>
              <w:rFonts w:ascii="Tahoma" w:hAnsi="Tahoma" w:cs="Tahoma"/>
              <w:sz w:val="20"/>
              <w:szCs w:val="20"/>
            </w:rPr>
          </w:rPrChange>
        </w:rPr>
        <w:t>Recipient</w:t>
      </w:r>
      <w:r w:rsidRPr="0021567E">
        <w:rPr>
          <w:rFonts w:ascii="Tahoma" w:hAnsi="Tahoma" w:cs="Tahoma"/>
          <w:sz w:val="20"/>
          <w:szCs w:val="20"/>
        </w:rPr>
        <w:t>”, respectively.</w:t>
      </w:r>
    </w:p>
    <w:p w14:paraId="5163B33E" w14:textId="6976027D" w:rsidR="0059184B" w:rsidRPr="0021567E" w:rsidRDefault="0059184B" w:rsidP="00A13ED2">
      <w:pPr>
        <w:spacing w:after="120"/>
        <w:ind w:right="72" w:firstLine="475"/>
        <w:jc w:val="both"/>
        <w:rPr>
          <w:rFonts w:ascii="Tahoma" w:hAnsi="Tahoma" w:cs="Tahoma"/>
          <w:sz w:val="20"/>
          <w:szCs w:val="20"/>
        </w:rPr>
      </w:pPr>
      <w:r w:rsidRPr="0021567E">
        <w:rPr>
          <w:rFonts w:ascii="Tahoma" w:hAnsi="Tahoma" w:cs="Tahoma"/>
          <w:sz w:val="20"/>
          <w:szCs w:val="20"/>
        </w:rPr>
        <w:t>WHEREAS, for the mutual benefit of both Parties, either Party may wish to disclose to and/or receive from the other, from time to time, during the term of this Agreement, certain information for the purpose(s) of or use(s) as set forth herein as "</w:t>
      </w:r>
      <w:r w:rsidRPr="0021567E">
        <w:rPr>
          <w:rFonts w:ascii="Tahoma" w:hAnsi="Tahoma" w:cs="Tahoma"/>
          <w:b/>
          <w:bCs/>
          <w:sz w:val="20"/>
          <w:szCs w:val="20"/>
          <w:rPrChange w:id="17" w:author="Levine, Danielle (GE Vernova)" w:date="2026-07-17T13:31:00Z" w16du:dateUtc="2026-07-17T17:31:00Z">
            <w:rPr>
              <w:rFonts w:ascii="Tahoma" w:hAnsi="Tahoma" w:cs="Tahoma"/>
              <w:sz w:val="20"/>
              <w:szCs w:val="20"/>
            </w:rPr>
          </w:rPrChange>
        </w:rPr>
        <w:t>Defined Purpose</w:t>
      </w:r>
      <w:r w:rsidRPr="0021567E">
        <w:rPr>
          <w:rFonts w:ascii="Tahoma" w:hAnsi="Tahoma" w:cs="Tahoma"/>
          <w:sz w:val="20"/>
          <w:szCs w:val="20"/>
        </w:rPr>
        <w:t>” which the disclosing Party (</w:t>
      </w:r>
      <w:ins w:id="18" w:author="Levine, Danielle (GE Vernova)" w:date="2026-07-16T15:13:00Z" w16du:dateUtc="2026-07-16T19:13:00Z">
        <w:r w:rsidR="0033545D" w:rsidRPr="0021567E">
          <w:rPr>
            <w:rFonts w:ascii="Tahoma" w:hAnsi="Tahoma" w:cs="Tahoma"/>
            <w:sz w:val="20"/>
            <w:szCs w:val="20"/>
          </w:rPr>
          <w:t>“</w:t>
        </w:r>
      </w:ins>
      <w:r w:rsidRPr="0021567E">
        <w:rPr>
          <w:rFonts w:ascii="Tahoma" w:hAnsi="Tahoma" w:cs="Tahoma"/>
          <w:b/>
          <w:bCs/>
          <w:sz w:val="20"/>
          <w:szCs w:val="20"/>
          <w:rPrChange w:id="19" w:author="Levine, Danielle (GE Vernova)" w:date="2026-07-17T13:31:00Z" w16du:dateUtc="2026-07-17T17:31:00Z">
            <w:rPr>
              <w:rFonts w:ascii="Tahoma" w:hAnsi="Tahoma" w:cs="Tahoma"/>
              <w:sz w:val="20"/>
              <w:szCs w:val="20"/>
            </w:rPr>
          </w:rPrChange>
        </w:rPr>
        <w:t>Discloser</w:t>
      </w:r>
      <w:ins w:id="20" w:author="Levine, Danielle (GE Vernova)" w:date="2026-07-16T15:13:00Z" w16du:dateUtc="2026-07-16T19:13:00Z">
        <w:r w:rsidR="0033545D" w:rsidRPr="0021567E">
          <w:rPr>
            <w:rFonts w:ascii="Tahoma" w:hAnsi="Tahoma" w:cs="Tahoma"/>
            <w:sz w:val="20"/>
            <w:szCs w:val="20"/>
          </w:rPr>
          <w:t>”</w:t>
        </w:r>
      </w:ins>
      <w:r w:rsidRPr="0021567E">
        <w:rPr>
          <w:rFonts w:ascii="Tahoma" w:hAnsi="Tahoma" w:cs="Tahoma"/>
          <w:sz w:val="20"/>
          <w:szCs w:val="20"/>
        </w:rPr>
        <w:t>) considers to be valuable, proprietary and confidential, hereinafter referred to as Confidential Information.</w:t>
      </w:r>
    </w:p>
    <w:p w14:paraId="78E02118" w14:textId="77777777" w:rsidR="0059184B" w:rsidRPr="0021567E" w:rsidRDefault="0059184B" w:rsidP="00A13ED2">
      <w:pPr>
        <w:spacing w:after="120"/>
        <w:ind w:right="72" w:firstLine="475"/>
        <w:jc w:val="both"/>
        <w:rPr>
          <w:rFonts w:ascii="Tahoma" w:hAnsi="Tahoma" w:cs="Tahoma"/>
          <w:sz w:val="20"/>
          <w:szCs w:val="20"/>
        </w:rPr>
      </w:pPr>
      <w:r w:rsidRPr="0021567E">
        <w:rPr>
          <w:rFonts w:ascii="Tahoma" w:hAnsi="Tahoma" w:cs="Tahoma"/>
          <w:sz w:val="20"/>
          <w:szCs w:val="20"/>
        </w:rPr>
        <w:t>WHEREAS, both Parties desire to set forth their understandings and agreements concerning the disclosure and use of such Confidential Information;</w:t>
      </w:r>
    </w:p>
    <w:p w14:paraId="32BFC7A8" w14:textId="77777777" w:rsidR="0059184B" w:rsidRPr="0021567E" w:rsidRDefault="0059184B" w:rsidP="00A13ED2">
      <w:pPr>
        <w:spacing w:after="120"/>
        <w:ind w:right="72" w:firstLine="480"/>
        <w:jc w:val="both"/>
        <w:rPr>
          <w:rFonts w:ascii="Tahoma" w:hAnsi="Tahoma" w:cs="Tahoma"/>
          <w:b/>
          <w:bCs/>
          <w:sz w:val="20"/>
          <w:szCs w:val="20"/>
        </w:rPr>
      </w:pPr>
      <w:r w:rsidRPr="0021567E">
        <w:rPr>
          <w:rFonts w:ascii="Tahoma" w:hAnsi="Tahoma" w:cs="Tahoma"/>
          <w:b/>
          <w:bCs/>
          <w:sz w:val="20"/>
          <w:szCs w:val="20"/>
        </w:rPr>
        <w:t>NOW, THEREFORE, the Parties do mutually agree as follows:</w:t>
      </w:r>
    </w:p>
    <w:p w14:paraId="025B4F1A" w14:textId="72B54F3B" w:rsidR="0059184B" w:rsidRPr="0021567E" w:rsidRDefault="0059184B" w:rsidP="00A13ED2">
      <w:pPr>
        <w:pStyle w:val="Text0"/>
        <w:spacing w:before="0" w:after="120" w:line="240" w:lineRule="auto"/>
        <w:rPr>
          <w:rFonts w:ascii="Tahoma" w:hAnsi="Tahoma" w:cs="Tahoma"/>
          <w:color w:val="000000"/>
          <w:sz w:val="20"/>
        </w:rPr>
      </w:pPr>
      <w:r w:rsidRPr="0021567E">
        <w:rPr>
          <w:rFonts w:ascii="Tahoma" w:hAnsi="Tahoma" w:cs="Tahoma"/>
          <w:sz w:val="20"/>
        </w:rPr>
        <w:t>1.</w:t>
      </w:r>
      <w:r w:rsidRPr="0021567E">
        <w:rPr>
          <w:rFonts w:ascii="Tahoma" w:hAnsi="Tahoma" w:cs="Tahoma"/>
          <w:sz w:val="20"/>
        </w:rPr>
        <w:tab/>
        <w:t>D</w:t>
      </w:r>
      <w:r w:rsidRPr="0021567E">
        <w:rPr>
          <w:rFonts w:ascii="Tahoma" w:hAnsi="Tahoma" w:cs="Tahoma"/>
          <w:bCs/>
          <w:sz w:val="20"/>
        </w:rPr>
        <w:t xml:space="preserve">efined Purpose – </w:t>
      </w:r>
      <w:r w:rsidRPr="0021567E">
        <w:rPr>
          <w:rFonts w:ascii="Tahoma" w:hAnsi="Tahoma" w:cs="Tahoma"/>
          <w:color w:val="000000"/>
          <w:sz w:val="20"/>
        </w:rPr>
        <w:t xml:space="preserve">Parties plan to provide each other with certain </w:t>
      </w:r>
      <w:commentRangeStart w:id="21"/>
      <w:del w:id="22" w:author="Levine, Danielle (GE Vernova)" w:date="2026-07-16T14:46:00Z" w16du:dateUtc="2026-07-16T18:46:00Z">
        <w:r w:rsidRPr="0021567E" w:rsidDel="00CE4B14">
          <w:rPr>
            <w:rFonts w:ascii="Tahoma" w:hAnsi="Tahoma" w:cs="Tahoma"/>
            <w:color w:val="000000"/>
            <w:sz w:val="20"/>
          </w:rPr>
          <w:delText xml:space="preserve">trade secrets and </w:delText>
        </w:r>
      </w:del>
      <w:commentRangeEnd w:id="21"/>
      <w:r w:rsidR="00A3304F" w:rsidRPr="0021567E">
        <w:rPr>
          <w:rStyle w:val="CommentReference"/>
          <w:rFonts w:ascii="Tahoma" w:hAnsi="Tahoma" w:cs="Tahoma"/>
          <w:color w:val="000000"/>
          <w:sz w:val="20"/>
          <w:szCs w:val="20"/>
        </w:rPr>
        <w:commentReference w:id="21"/>
      </w:r>
      <w:r w:rsidRPr="0021567E">
        <w:rPr>
          <w:rFonts w:ascii="Tahoma" w:hAnsi="Tahoma" w:cs="Tahoma"/>
          <w:color w:val="000000"/>
          <w:sz w:val="20"/>
        </w:rPr>
        <w:t xml:space="preserve">Confidential </w:t>
      </w:r>
      <w:commentRangeStart w:id="23"/>
      <w:r w:rsidRPr="0021567E">
        <w:rPr>
          <w:rFonts w:ascii="Tahoma" w:hAnsi="Tahoma" w:cs="Tahoma"/>
          <w:color w:val="000000"/>
          <w:sz w:val="20"/>
        </w:rPr>
        <w:t xml:space="preserve">Information regarding </w:t>
      </w:r>
      <w:r w:rsidR="00467F7C" w:rsidRPr="0021567E">
        <w:rPr>
          <w:rFonts w:ascii="Tahoma" w:hAnsi="Tahoma" w:cs="Tahoma"/>
          <w:color w:val="000000"/>
          <w:sz w:val="20"/>
        </w:rPr>
        <w:t>program development of field engineers</w:t>
      </w:r>
      <w:r w:rsidRPr="0021567E">
        <w:rPr>
          <w:rFonts w:ascii="Tahoma" w:hAnsi="Tahoma" w:cs="Tahoma"/>
          <w:color w:val="000000"/>
          <w:sz w:val="20"/>
        </w:rPr>
        <w:t xml:space="preserve"> for purposes that may include, but not be limited to evaluation of information, furthering scientific understanding, and/or expanding technical understanding.</w:t>
      </w:r>
      <w:commentRangeEnd w:id="23"/>
      <w:r w:rsidR="00CE4B14" w:rsidRPr="0021567E">
        <w:rPr>
          <w:rStyle w:val="CommentReference"/>
          <w:rFonts w:ascii="Tahoma" w:hAnsi="Tahoma" w:cs="Tahoma"/>
          <w:color w:val="000000"/>
          <w:sz w:val="20"/>
          <w:szCs w:val="20"/>
        </w:rPr>
        <w:commentReference w:id="23"/>
      </w:r>
    </w:p>
    <w:p w14:paraId="03F64E79" w14:textId="21FD120E"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bCs/>
          <w:sz w:val="20"/>
        </w:rPr>
        <w:t>2.</w:t>
      </w:r>
      <w:r w:rsidRPr="0021567E">
        <w:rPr>
          <w:rFonts w:ascii="Tahoma" w:hAnsi="Tahoma" w:cs="Tahoma"/>
          <w:bCs/>
          <w:sz w:val="20"/>
        </w:rPr>
        <w:tab/>
      </w:r>
      <w:commentRangeStart w:id="24"/>
      <w:ins w:id="25" w:author="Levine, Danielle (GE Vernova)" w:date="2026-07-16T15:03:00Z" w16du:dateUtc="2026-07-16T19:03:00Z">
        <w:r w:rsidR="00125C32" w:rsidRPr="0021567E">
          <w:rPr>
            <w:rFonts w:ascii="Tahoma" w:hAnsi="Tahoma" w:cs="Tahoma"/>
            <w:bCs/>
            <w:sz w:val="20"/>
          </w:rPr>
          <w:t>“</w:t>
        </w:r>
        <w:r w:rsidR="00125C32" w:rsidRPr="0021567E">
          <w:rPr>
            <w:rFonts w:ascii="Tahoma" w:hAnsi="Tahoma" w:cs="Tahoma"/>
            <w:b/>
            <w:sz w:val="20"/>
            <w:rPrChange w:id="26" w:author="Levine, Danielle (GE Vernova)" w:date="2026-07-17T13:31:00Z" w16du:dateUtc="2026-07-17T17:31:00Z">
              <w:rPr>
                <w:rFonts w:ascii="Tahoma" w:hAnsi="Tahoma" w:cs="Tahoma"/>
                <w:bCs/>
                <w:sz w:val="20"/>
              </w:rPr>
            </w:rPrChange>
          </w:rPr>
          <w:t>Confidential Information</w:t>
        </w:r>
        <w:r w:rsidR="00125C32" w:rsidRPr="0021567E">
          <w:rPr>
            <w:rFonts w:ascii="Tahoma" w:hAnsi="Tahoma" w:cs="Tahoma"/>
            <w:bCs/>
            <w:sz w:val="20"/>
          </w:rPr>
          <w:t>” as used in this agreement (the “</w:t>
        </w:r>
        <w:r w:rsidR="00125C32" w:rsidRPr="0021567E">
          <w:rPr>
            <w:rFonts w:ascii="Tahoma" w:hAnsi="Tahoma" w:cs="Tahoma"/>
            <w:b/>
            <w:sz w:val="20"/>
            <w:rPrChange w:id="27" w:author="Levine, Danielle (GE Vernova)" w:date="2026-07-17T13:31:00Z" w16du:dateUtc="2026-07-17T17:31:00Z">
              <w:rPr>
                <w:rFonts w:ascii="Tahoma" w:hAnsi="Tahoma" w:cs="Tahoma"/>
                <w:bCs/>
                <w:sz w:val="20"/>
              </w:rPr>
            </w:rPrChange>
          </w:rPr>
          <w:t>Agreement</w:t>
        </w:r>
        <w:r w:rsidR="00125C32" w:rsidRPr="0021567E">
          <w:rPr>
            <w:rFonts w:ascii="Tahoma" w:hAnsi="Tahoma" w:cs="Tahoma"/>
            <w:bCs/>
            <w:sz w:val="20"/>
          </w:rPr>
          <w:t xml:space="preserve">”) shall mean all such non-public information that is </w:t>
        </w:r>
      </w:ins>
      <w:ins w:id="28" w:author="Levine, Danielle (GE Vernova)" w:date="2026-07-16T15:05:00Z">
        <w:r w:rsidR="00125C32" w:rsidRPr="0021567E">
          <w:rPr>
            <w:rFonts w:ascii="Tahoma" w:hAnsi="Tahoma" w:cs="Tahoma"/>
            <w:bCs/>
            <w:sz w:val="20"/>
          </w:rPr>
          <w:t xml:space="preserve">deemed by the Discloser to be proprietary, confidential or competition sensitive </w:t>
        </w:r>
      </w:ins>
      <w:ins w:id="29" w:author="Levine, Danielle (GE Vernova)" w:date="2026-07-16T15:06:00Z" w16du:dateUtc="2026-07-16T19:06:00Z">
        <w:r w:rsidR="0033545D" w:rsidRPr="0021567E">
          <w:rPr>
            <w:rFonts w:ascii="Tahoma" w:hAnsi="Tahoma" w:cs="Tahoma"/>
            <w:bCs/>
            <w:sz w:val="20"/>
          </w:rPr>
          <w:t>that is or has been disclosed by the Discloser</w:t>
        </w:r>
      </w:ins>
      <w:ins w:id="30" w:author="Levine, Danielle (GE Vernova)" w:date="2026-07-16T15:03:00Z" w16du:dateUtc="2026-07-16T19:03:00Z">
        <w:r w:rsidR="00125C32" w:rsidRPr="0021567E">
          <w:rPr>
            <w:rFonts w:ascii="Tahoma" w:hAnsi="Tahoma" w:cs="Tahoma"/>
            <w:bCs/>
            <w:sz w:val="20"/>
          </w:rPr>
          <w:t>:  (a) in writing or by email or other tangible electronic storage medium and is clearly marked “Confidential” or “Proprietary”; or (b) orally or visually, and then followed within fourteen (14) days thereafter with a disclosure complying with the requirements of clause (a) above.</w:t>
        </w:r>
      </w:ins>
      <w:ins w:id="31" w:author="Levine, Danielle (GE Vernova)" w:date="2026-07-17T13:34:00Z" w16du:dateUtc="2026-07-17T17:34:00Z">
        <w:r w:rsidR="006855A2">
          <w:rPr>
            <w:rFonts w:ascii="Tahoma" w:hAnsi="Tahoma" w:cs="Tahoma"/>
            <w:bCs/>
            <w:sz w:val="20"/>
          </w:rPr>
          <w:t xml:space="preserve"> </w:t>
        </w:r>
      </w:ins>
      <w:ins w:id="32" w:author="Levine, Danielle (GE Vernova)" w:date="2026-07-17T13:34:00Z">
        <w:r w:rsidR="006855A2" w:rsidRPr="006855A2">
          <w:rPr>
            <w:rFonts w:ascii="Tahoma" w:hAnsi="Tahoma" w:cs="Tahoma"/>
            <w:bCs/>
            <w:sz w:val="20"/>
          </w:rPr>
          <w:t>Confidential Information also includes, but is not limited to, personal data as defined in this Agreement or by applicable law, whichever is broader, and personal data shall not be required to be marked “Confidential” or “Proprietary” to be treated as Confidential Information under this Agreement.  As used in this Agreement, “</w:t>
        </w:r>
        <w:r w:rsidR="006855A2" w:rsidRPr="006855A2">
          <w:rPr>
            <w:rFonts w:ascii="Tahoma" w:hAnsi="Tahoma" w:cs="Tahoma"/>
            <w:b/>
            <w:bCs/>
            <w:sz w:val="20"/>
          </w:rPr>
          <w:t>personal data</w:t>
        </w:r>
        <w:r w:rsidR="006855A2" w:rsidRPr="006855A2">
          <w:rPr>
            <w:rFonts w:ascii="Tahoma" w:hAnsi="Tahoma" w:cs="Tahoma"/>
            <w:bCs/>
            <w:sz w:val="20"/>
          </w:rPr>
          <w:t>” means any information relating:  (x) to an identified; or (y) to a directly or indirectly identifiable, natural person.</w:t>
        </w:r>
      </w:ins>
      <w:ins w:id="33" w:author="Levine, Danielle (GE Vernova)" w:date="2026-07-16T15:04:00Z" w16du:dateUtc="2026-07-16T19:04:00Z">
        <w:r w:rsidR="00125C32" w:rsidRPr="0021567E">
          <w:rPr>
            <w:rFonts w:ascii="Tahoma" w:hAnsi="Tahoma" w:cs="Tahoma"/>
            <w:bCs/>
            <w:sz w:val="20"/>
          </w:rPr>
          <w:t xml:space="preserve"> </w:t>
        </w:r>
      </w:ins>
      <w:del w:id="34" w:author="Levine, Danielle (GE Vernova)" w:date="2026-07-16T15:05:00Z" w16du:dateUtc="2026-07-16T19:05:00Z">
        <w:r w:rsidRPr="0021567E" w:rsidDel="00125C32">
          <w:rPr>
            <w:rFonts w:ascii="Tahoma" w:hAnsi="Tahoma" w:cs="Tahoma"/>
            <w:bCs/>
            <w:sz w:val="20"/>
          </w:rPr>
          <w:delText xml:space="preserve">To the </w:delText>
        </w:r>
        <w:r w:rsidRPr="0021567E" w:rsidDel="00125C32">
          <w:rPr>
            <w:rFonts w:ascii="Tahoma" w:hAnsi="Tahoma" w:cs="Tahoma"/>
            <w:sz w:val="20"/>
          </w:rPr>
          <w:delText xml:space="preserve">extent that information disclosed by either Party during the term of this Agreement is deemed by the Discloser to be proprietary, confidential or competition sensitive and is to be protected in accordance with the terms of this Agreement (Confidential Information), the Discloser shall reduce such information to tangible form and identify it as Confidential Information by marking such information with an appropriate legend or stamp identifying the information to be proprietary or confidential.  </w:delText>
        </w:r>
      </w:del>
      <w:r w:rsidRPr="0021567E">
        <w:rPr>
          <w:rFonts w:ascii="Tahoma" w:hAnsi="Tahoma" w:cs="Tahoma"/>
          <w:sz w:val="20"/>
        </w:rPr>
        <w:t xml:space="preserve">No sheet or page of any written material will be labeled Confidential Information which is not, in good faith, believed to contain Confidential Information.  </w:t>
      </w:r>
      <w:del w:id="35" w:author="Levine, Danielle (GE Vernova)" w:date="2026-07-16T15:04:00Z" w16du:dateUtc="2026-07-16T19:04:00Z">
        <w:r w:rsidRPr="0021567E" w:rsidDel="00125C32">
          <w:rPr>
            <w:rFonts w:ascii="Tahoma" w:hAnsi="Tahoma" w:cs="Tahoma"/>
            <w:sz w:val="20"/>
          </w:rPr>
          <w:delText>For purposes of this Agreement, information stored in electronic form on disk, tape, or other storage media constitutes information reduced to tangible form.  If a Party originally discloses information in some other form (</w:delText>
        </w:r>
        <w:r w:rsidRPr="0021567E" w:rsidDel="00125C32">
          <w:rPr>
            <w:rFonts w:ascii="Tahoma" w:hAnsi="Tahoma" w:cs="Tahoma"/>
            <w:i/>
            <w:sz w:val="20"/>
          </w:rPr>
          <w:delText>e.g</w:delText>
        </w:r>
        <w:r w:rsidRPr="0021567E" w:rsidDel="00125C32">
          <w:rPr>
            <w:rFonts w:ascii="Tahoma" w:hAnsi="Tahoma" w:cs="Tahoma"/>
            <w:sz w:val="20"/>
          </w:rPr>
          <w:delText>., orally or visually), that information will be protected under this Agreement upon condition that the Discloser identifies the oral or visual disclosure as proprietary at the time of disclosure, summarizes the Disclosed Information in writing, marks the writing with an appropriate legend, and delivers the writing to the Recipient within fourteen (14) days of the oral or visual disclosure.</w:delText>
        </w:r>
      </w:del>
      <w:commentRangeEnd w:id="24"/>
      <w:r w:rsidR="00A3304F" w:rsidRPr="0021567E">
        <w:rPr>
          <w:rStyle w:val="CommentReference"/>
          <w:rFonts w:ascii="Tahoma" w:hAnsi="Tahoma" w:cs="Tahoma"/>
          <w:sz w:val="20"/>
          <w:szCs w:val="20"/>
        </w:rPr>
        <w:commentReference w:id="24"/>
      </w:r>
      <w:r w:rsidRPr="0021567E">
        <w:rPr>
          <w:rFonts w:ascii="Tahoma" w:hAnsi="Tahoma" w:cs="Tahoma"/>
          <w:sz w:val="20"/>
        </w:rPr>
        <w:t xml:space="preserve">  </w:t>
      </w:r>
    </w:p>
    <w:p w14:paraId="1B2D2A04" w14:textId="6E969080"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bCs/>
          <w:sz w:val="20"/>
        </w:rPr>
        <w:t>3.</w:t>
      </w:r>
      <w:r w:rsidRPr="0021567E">
        <w:rPr>
          <w:rFonts w:ascii="Tahoma" w:hAnsi="Tahoma" w:cs="Tahoma"/>
          <w:bCs/>
          <w:sz w:val="20"/>
        </w:rPr>
        <w:tab/>
      </w:r>
      <w:commentRangeStart w:id="36"/>
      <w:ins w:id="37" w:author="Levine, Danielle (GE Vernova)" w:date="2026-07-17T11:31:00Z">
        <w:r w:rsidR="0023270A" w:rsidRPr="0021567E">
          <w:rPr>
            <w:rFonts w:ascii="Tahoma" w:hAnsi="Tahoma" w:cs="Tahoma"/>
            <w:sz w:val="20"/>
          </w:rPr>
          <w:t xml:space="preserve">The </w:t>
        </w:r>
      </w:ins>
      <w:ins w:id="38" w:author="Levine, Danielle (GE Vernova)" w:date="2026-07-17T11:31:00Z" w16du:dateUtc="2026-07-17T15:31:00Z">
        <w:r w:rsidR="0023270A" w:rsidRPr="0021567E">
          <w:rPr>
            <w:rFonts w:ascii="Tahoma" w:hAnsi="Tahoma" w:cs="Tahoma"/>
            <w:sz w:val="20"/>
          </w:rPr>
          <w:t>Recipient</w:t>
        </w:r>
      </w:ins>
      <w:ins w:id="39" w:author="Levine, Danielle (GE Vernova)" w:date="2026-07-17T11:31:00Z">
        <w:r w:rsidR="0023270A" w:rsidRPr="0021567E">
          <w:rPr>
            <w:rFonts w:ascii="Tahoma" w:hAnsi="Tahoma" w:cs="Tahoma"/>
            <w:sz w:val="20"/>
          </w:rPr>
          <w:t xml:space="preserve"> agrees, except as required by law, to:  (a) protect the confidentiality of the other </w:t>
        </w:r>
      </w:ins>
      <w:ins w:id="40" w:author="Levine, Danielle (GE Vernova)" w:date="2026-07-17T11:32:00Z" w16du:dateUtc="2026-07-17T15:32:00Z">
        <w:r w:rsidR="0023270A" w:rsidRPr="0021567E">
          <w:rPr>
            <w:rFonts w:ascii="Tahoma" w:hAnsi="Tahoma" w:cs="Tahoma"/>
            <w:sz w:val="20"/>
          </w:rPr>
          <w:t>P</w:t>
        </w:r>
      </w:ins>
      <w:ins w:id="41" w:author="Levine, Danielle (GE Vernova)" w:date="2026-07-17T11:31:00Z">
        <w:r w:rsidR="0023270A" w:rsidRPr="0021567E">
          <w:rPr>
            <w:rFonts w:ascii="Tahoma" w:hAnsi="Tahoma" w:cs="Tahoma"/>
            <w:sz w:val="20"/>
          </w:rPr>
          <w:t xml:space="preserve">arty’s Confidential Information in whatever form maintained, including any notes, summaries, reports, analyses, or other material derived by the </w:t>
        </w:r>
      </w:ins>
      <w:ins w:id="42" w:author="Levine, Danielle (GE Vernova)" w:date="2026-07-17T11:32:00Z" w16du:dateUtc="2026-07-17T15:32:00Z">
        <w:r w:rsidR="0023270A" w:rsidRPr="0021567E">
          <w:rPr>
            <w:rFonts w:ascii="Tahoma" w:hAnsi="Tahoma" w:cs="Tahoma"/>
            <w:sz w:val="20"/>
          </w:rPr>
          <w:t>Recipient</w:t>
        </w:r>
      </w:ins>
      <w:ins w:id="43" w:author="Levine, Danielle (GE Vernova)" w:date="2026-07-17T11:31:00Z">
        <w:r w:rsidR="0023270A" w:rsidRPr="0021567E">
          <w:rPr>
            <w:rFonts w:ascii="Tahoma" w:hAnsi="Tahoma" w:cs="Tahoma"/>
            <w:sz w:val="20"/>
          </w:rPr>
          <w:t>, its Affiliates, or its or their Authorized Parties (defined below), in whole or in part, from the Confidential Information (collectively, “</w:t>
        </w:r>
        <w:r w:rsidR="0023270A" w:rsidRPr="0021567E">
          <w:rPr>
            <w:rFonts w:ascii="Tahoma" w:hAnsi="Tahoma" w:cs="Tahoma"/>
            <w:b/>
            <w:sz w:val="20"/>
          </w:rPr>
          <w:t>Notes</w:t>
        </w:r>
        <w:r w:rsidR="0023270A" w:rsidRPr="0021567E">
          <w:rPr>
            <w:rFonts w:ascii="Tahoma" w:hAnsi="Tahoma" w:cs="Tahoma"/>
            <w:sz w:val="20"/>
          </w:rPr>
          <w:t xml:space="preserve">”); (b) use the Confidential Information and Notes only for the </w:t>
        </w:r>
      </w:ins>
      <w:ins w:id="44" w:author="Levine, Danielle (GE Vernova)" w:date="2026-07-17T11:32:00Z" w16du:dateUtc="2026-07-17T15:32:00Z">
        <w:r w:rsidR="0023270A" w:rsidRPr="0021567E">
          <w:rPr>
            <w:rFonts w:ascii="Tahoma" w:hAnsi="Tahoma" w:cs="Tahoma"/>
            <w:sz w:val="20"/>
          </w:rPr>
          <w:t>Defined Purpose</w:t>
        </w:r>
      </w:ins>
      <w:ins w:id="45" w:author="Levine, Danielle (GE Vernova)" w:date="2026-07-17T11:31:00Z">
        <w:r w:rsidR="0023270A" w:rsidRPr="0021567E">
          <w:rPr>
            <w:rFonts w:ascii="Tahoma" w:hAnsi="Tahoma" w:cs="Tahoma"/>
            <w:sz w:val="20"/>
          </w:rPr>
          <w:t xml:space="preserve"> and the terms thereof; (c) use the same degree of care as with its own confidential information, which shall be at least a reasonable standard of </w:t>
        </w:r>
        <w:r w:rsidR="0023270A" w:rsidRPr="0021567E">
          <w:rPr>
            <w:rFonts w:ascii="Tahoma" w:hAnsi="Tahoma" w:cs="Tahoma"/>
            <w:sz w:val="20"/>
          </w:rPr>
          <w:lastRenderedPageBreak/>
          <w:t>care, to prevent disclosure of the Confidential Information and Notes, except to its Affiliates, and its or their officers, directors, employees, agents, advisors, and/or representatives (collectively, “</w:t>
        </w:r>
        <w:r w:rsidR="0023270A" w:rsidRPr="0021567E">
          <w:rPr>
            <w:rFonts w:ascii="Tahoma" w:hAnsi="Tahoma" w:cs="Tahoma"/>
            <w:b/>
            <w:sz w:val="20"/>
          </w:rPr>
          <w:t>Authorized Parties</w:t>
        </w:r>
        <w:r w:rsidR="0023270A" w:rsidRPr="0021567E">
          <w:rPr>
            <w:rFonts w:ascii="Tahoma" w:hAnsi="Tahoma" w:cs="Tahoma"/>
            <w:sz w:val="20"/>
          </w:rPr>
          <w:t xml:space="preserve">”), solely to the extent necessary to permit them to assist the </w:t>
        </w:r>
      </w:ins>
      <w:ins w:id="46" w:author="Levine, Danielle (GE Vernova)" w:date="2026-07-17T11:32:00Z" w16du:dateUtc="2026-07-17T15:32:00Z">
        <w:r w:rsidR="0023270A" w:rsidRPr="0021567E">
          <w:rPr>
            <w:rFonts w:ascii="Tahoma" w:hAnsi="Tahoma" w:cs="Tahoma"/>
            <w:sz w:val="20"/>
          </w:rPr>
          <w:t>Recipient</w:t>
        </w:r>
      </w:ins>
      <w:ins w:id="47" w:author="Levine, Danielle (GE Vernova)" w:date="2026-07-17T11:31:00Z">
        <w:r w:rsidR="0023270A" w:rsidRPr="0021567E">
          <w:rPr>
            <w:rFonts w:ascii="Tahoma" w:hAnsi="Tahoma" w:cs="Tahoma"/>
            <w:sz w:val="20"/>
          </w:rPr>
          <w:t xml:space="preserve"> in evaluating the </w:t>
        </w:r>
      </w:ins>
      <w:ins w:id="48" w:author="Levine, Danielle (GE Vernova)" w:date="2026-07-17T11:33:00Z" w16du:dateUtc="2026-07-17T15:33:00Z">
        <w:r w:rsidR="0023270A" w:rsidRPr="0021567E">
          <w:rPr>
            <w:rFonts w:ascii="Tahoma" w:hAnsi="Tahoma" w:cs="Tahoma"/>
            <w:sz w:val="20"/>
          </w:rPr>
          <w:t>Defined Purpose</w:t>
        </w:r>
      </w:ins>
      <w:ins w:id="49" w:author="Levine, Danielle (GE Vernova)" w:date="2026-07-17T11:31:00Z">
        <w:r w:rsidR="0023270A" w:rsidRPr="0021567E">
          <w:rPr>
            <w:rFonts w:ascii="Tahoma" w:hAnsi="Tahoma" w:cs="Tahoma"/>
            <w:sz w:val="20"/>
          </w:rPr>
          <w:t xml:space="preserve">; and (d) not disclose to persons (other than those described in clause (c) above) that the Confidential Information has been made available, that the </w:t>
        </w:r>
      </w:ins>
      <w:ins w:id="50" w:author="Levine, Danielle (GE Vernova)" w:date="2026-07-17T11:33:00Z" w16du:dateUtc="2026-07-17T15:33:00Z">
        <w:r w:rsidR="0023270A" w:rsidRPr="0021567E">
          <w:rPr>
            <w:rFonts w:ascii="Tahoma" w:hAnsi="Tahoma" w:cs="Tahoma"/>
            <w:sz w:val="20"/>
          </w:rPr>
          <w:t>Recipient</w:t>
        </w:r>
      </w:ins>
      <w:ins w:id="51" w:author="Levine, Danielle (GE Vernova)" w:date="2026-07-17T11:31:00Z">
        <w:r w:rsidR="0023270A" w:rsidRPr="0021567E">
          <w:rPr>
            <w:rFonts w:ascii="Tahoma" w:hAnsi="Tahoma" w:cs="Tahoma"/>
            <w:sz w:val="20"/>
          </w:rPr>
          <w:t xml:space="preserve"> is considering the </w:t>
        </w:r>
      </w:ins>
      <w:ins w:id="52" w:author="Levine, Danielle (GE Vernova)" w:date="2026-07-17T11:33:00Z" w16du:dateUtc="2026-07-17T15:33:00Z">
        <w:r w:rsidR="0023270A" w:rsidRPr="0021567E">
          <w:rPr>
            <w:rFonts w:ascii="Tahoma" w:hAnsi="Tahoma" w:cs="Tahoma"/>
            <w:sz w:val="20"/>
          </w:rPr>
          <w:t>Defined Purpose</w:t>
        </w:r>
      </w:ins>
      <w:ins w:id="53" w:author="Levine, Danielle (GE Vernova)" w:date="2026-07-17T11:31:00Z">
        <w:r w:rsidR="0023270A" w:rsidRPr="0021567E">
          <w:rPr>
            <w:rFonts w:ascii="Tahoma" w:hAnsi="Tahoma" w:cs="Tahoma"/>
            <w:sz w:val="20"/>
          </w:rPr>
          <w:t xml:space="preserve"> or that the </w:t>
        </w:r>
      </w:ins>
      <w:ins w:id="54" w:author="Levine, Danielle (GE Vernova)" w:date="2026-07-17T11:33:00Z" w16du:dateUtc="2026-07-17T15:33:00Z">
        <w:r w:rsidR="0023270A" w:rsidRPr="0021567E">
          <w:rPr>
            <w:rFonts w:ascii="Tahoma" w:hAnsi="Tahoma" w:cs="Tahoma"/>
            <w:sz w:val="20"/>
          </w:rPr>
          <w:t>P</w:t>
        </w:r>
      </w:ins>
      <w:ins w:id="55" w:author="Levine, Danielle (GE Vernova)" w:date="2026-07-17T11:31:00Z">
        <w:r w:rsidR="0023270A" w:rsidRPr="0021567E">
          <w:rPr>
            <w:rFonts w:ascii="Tahoma" w:hAnsi="Tahoma" w:cs="Tahoma"/>
            <w:sz w:val="20"/>
          </w:rPr>
          <w:t xml:space="preserve">arties have had or are having discussions or negotiations with respect thereto.  The </w:t>
        </w:r>
      </w:ins>
      <w:ins w:id="56" w:author="Levine, Danielle (GE Vernova)" w:date="2026-07-17T11:33:00Z" w16du:dateUtc="2026-07-17T15:33:00Z">
        <w:r w:rsidR="0023270A" w:rsidRPr="0021567E">
          <w:rPr>
            <w:rFonts w:ascii="Tahoma" w:hAnsi="Tahoma" w:cs="Tahoma"/>
            <w:sz w:val="20"/>
          </w:rPr>
          <w:t>Recipient</w:t>
        </w:r>
      </w:ins>
      <w:ins w:id="57" w:author="Levine, Danielle (GE Vernova)" w:date="2026-07-17T11:31:00Z">
        <w:r w:rsidR="0023270A" w:rsidRPr="0021567E">
          <w:rPr>
            <w:rFonts w:ascii="Tahoma" w:hAnsi="Tahoma" w:cs="Tahoma"/>
            <w:sz w:val="20"/>
          </w:rPr>
          <w:t xml:space="preserve"> further agrees that prior to disclosing any Confidential Information to its Affiliates, or its or their Authorized Parties, as allowed hereunder, the </w:t>
        </w:r>
      </w:ins>
      <w:ins w:id="58" w:author="Levine, Danielle (GE Vernova)" w:date="2026-07-17T11:33:00Z" w16du:dateUtc="2026-07-17T15:33:00Z">
        <w:r w:rsidR="00AD0FCD" w:rsidRPr="0021567E">
          <w:rPr>
            <w:rFonts w:ascii="Tahoma" w:hAnsi="Tahoma" w:cs="Tahoma"/>
            <w:sz w:val="20"/>
          </w:rPr>
          <w:t>Recipient</w:t>
        </w:r>
      </w:ins>
      <w:ins w:id="59" w:author="Levine, Danielle (GE Vernova)" w:date="2026-07-17T11:31:00Z">
        <w:r w:rsidR="0023270A" w:rsidRPr="0021567E">
          <w:rPr>
            <w:rFonts w:ascii="Tahoma" w:hAnsi="Tahoma" w:cs="Tahoma"/>
            <w:sz w:val="20"/>
          </w:rPr>
          <w:t xml:space="preserve"> shall advise such Affiliates and/or Authorized Parties of the confidential nature of the Confidential Information, and either:  (x) direct them to abide by the terms of this Agreement; or (y) ensure they are under written agreement with the </w:t>
        </w:r>
      </w:ins>
      <w:ins w:id="60" w:author="Levine, Danielle (GE Vernova)" w:date="2026-07-17T11:33:00Z" w16du:dateUtc="2026-07-17T15:33:00Z">
        <w:r w:rsidR="00AD0FCD" w:rsidRPr="0021567E">
          <w:rPr>
            <w:rFonts w:ascii="Tahoma" w:hAnsi="Tahoma" w:cs="Tahoma"/>
            <w:sz w:val="20"/>
          </w:rPr>
          <w:t>Recipient</w:t>
        </w:r>
      </w:ins>
      <w:ins w:id="61" w:author="Levine, Danielle (GE Vernova)" w:date="2026-07-17T11:31:00Z">
        <w:r w:rsidR="0023270A" w:rsidRPr="0021567E">
          <w:rPr>
            <w:rFonts w:ascii="Tahoma" w:hAnsi="Tahoma" w:cs="Tahoma"/>
            <w:sz w:val="20"/>
          </w:rPr>
          <w:t xml:space="preserve"> that establishes confidentiality and use restrictions regarding such Confidential Information that are no less restrictive than those set forth herein.  The </w:t>
        </w:r>
      </w:ins>
      <w:ins w:id="62" w:author="Levine, Danielle (GE Vernova)" w:date="2026-07-17T11:33:00Z" w16du:dateUtc="2026-07-17T15:33:00Z">
        <w:r w:rsidR="00AD0FCD" w:rsidRPr="0021567E">
          <w:rPr>
            <w:rFonts w:ascii="Tahoma" w:hAnsi="Tahoma" w:cs="Tahoma"/>
            <w:sz w:val="20"/>
          </w:rPr>
          <w:t>Rec</w:t>
        </w:r>
      </w:ins>
      <w:ins w:id="63" w:author="Levine, Danielle (GE Vernova)" w:date="2026-07-17T11:34:00Z" w16du:dateUtc="2026-07-17T15:34:00Z">
        <w:r w:rsidR="00AD0FCD" w:rsidRPr="0021567E">
          <w:rPr>
            <w:rFonts w:ascii="Tahoma" w:hAnsi="Tahoma" w:cs="Tahoma"/>
            <w:sz w:val="20"/>
          </w:rPr>
          <w:t>ipient</w:t>
        </w:r>
      </w:ins>
      <w:ins w:id="64" w:author="Levine, Danielle (GE Vernova)" w:date="2026-07-17T11:31:00Z">
        <w:r w:rsidR="0023270A" w:rsidRPr="0021567E">
          <w:rPr>
            <w:rFonts w:ascii="Tahoma" w:hAnsi="Tahoma" w:cs="Tahoma"/>
            <w:sz w:val="20"/>
          </w:rPr>
          <w:t xml:space="preserve"> agrees to be responsible for any breach of this Agreement by it, its Affiliates, or its or their Authorized Parties.  Each </w:t>
        </w:r>
      </w:ins>
      <w:ins w:id="65" w:author="Levine, Danielle (GE Vernova)" w:date="2026-07-17T11:34:00Z" w16du:dateUtc="2026-07-17T15:34:00Z">
        <w:r w:rsidR="00A0774A" w:rsidRPr="0021567E">
          <w:rPr>
            <w:rFonts w:ascii="Tahoma" w:hAnsi="Tahoma" w:cs="Tahoma"/>
            <w:sz w:val="20"/>
          </w:rPr>
          <w:t>P</w:t>
        </w:r>
      </w:ins>
      <w:ins w:id="66" w:author="Levine, Danielle (GE Vernova)" w:date="2026-07-17T11:31:00Z">
        <w:r w:rsidR="0023270A" w:rsidRPr="0021567E">
          <w:rPr>
            <w:rFonts w:ascii="Tahoma" w:hAnsi="Tahoma" w:cs="Tahoma"/>
            <w:sz w:val="20"/>
          </w:rPr>
          <w:t>arty acknowledges that money damages would not be a sufficient remedy for any breach of this Agreement.  Accordingly, in the event of any such breach, in addition to any other remedies at law or in equity that a party may have, it shall be entitled to seek equitable relief, including injunctive relief, specific performance, or both.  Nothing herein is intended to limit or abridge the protection of trade secrets under applicable trade secrets law, and trade secrets shall be maintained as such until they fall into the public domain.</w:t>
        </w:r>
      </w:ins>
      <w:ins w:id="67" w:author="Levine, Danielle (GE Vernova)" w:date="2026-07-16T15:09:00Z">
        <w:r w:rsidR="0033545D" w:rsidRPr="0021567E">
          <w:rPr>
            <w:rFonts w:ascii="Tahoma" w:hAnsi="Tahoma" w:cs="Tahoma"/>
            <w:sz w:val="20"/>
          </w:rPr>
          <w:t xml:space="preserve">  </w:t>
        </w:r>
      </w:ins>
      <w:ins w:id="68" w:author="Levine, Danielle (GE Vernova)" w:date="2026-07-16T15:13:00Z" w16du:dateUtc="2026-07-16T19:13:00Z">
        <w:r w:rsidR="0033545D" w:rsidRPr="0021567E">
          <w:rPr>
            <w:rFonts w:ascii="Tahoma" w:hAnsi="Tahoma" w:cs="Tahoma"/>
            <w:sz w:val="20"/>
          </w:rPr>
          <w:t>“</w:t>
        </w:r>
        <w:r w:rsidR="0033545D" w:rsidRPr="0021567E">
          <w:rPr>
            <w:rFonts w:ascii="Tahoma" w:hAnsi="Tahoma" w:cs="Tahoma"/>
            <w:b/>
            <w:bCs/>
            <w:sz w:val="20"/>
            <w:rPrChange w:id="69" w:author="Levine, Danielle (GE Vernova)" w:date="2026-07-17T13:31:00Z" w16du:dateUtc="2026-07-17T17:31:00Z">
              <w:rPr>
                <w:rFonts w:ascii="Tahoma" w:hAnsi="Tahoma" w:cs="Tahoma"/>
                <w:sz w:val="20"/>
              </w:rPr>
            </w:rPrChange>
          </w:rPr>
          <w:t>Affiliate</w:t>
        </w:r>
        <w:r w:rsidR="0033545D" w:rsidRPr="0021567E">
          <w:rPr>
            <w:rFonts w:ascii="Tahoma" w:hAnsi="Tahoma" w:cs="Tahoma"/>
            <w:sz w:val="20"/>
          </w:rPr>
          <w:t>” with respect to a party means any entity (including without limitation any individual, corporation, company, partnership, limited liability company or group) that directly, or indirectly through one or more intermediaries, controls, is controlled by or is under common control with such party.</w:t>
        </w:r>
      </w:ins>
      <w:ins w:id="70" w:author="Levine, Danielle (GE Vernova)" w:date="2026-07-16T15:09:00Z">
        <w:r w:rsidR="0033545D" w:rsidRPr="0021567E">
          <w:rPr>
            <w:rFonts w:ascii="Tahoma" w:hAnsi="Tahoma" w:cs="Tahoma"/>
            <w:sz w:val="20"/>
          </w:rPr>
          <w:t xml:space="preserve"> </w:t>
        </w:r>
      </w:ins>
      <w:del w:id="71" w:author="Levine, Danielle (GE Vernova)" w:date="2026-07-16T15:09:00Z" w16du:dateUtc="2026-07-16T19:09:00Z">
        <w:r w:rsidRPr="0021567E" w:rsidDel="0033545D">
          <w:rPr>
            <w:rFonts w:ascii="Tahoma" w:hAnsi="Tahoma" w:cs="Tahoma"/>
            <w:sz w:val="20"/>
          </w:rPr>
          <w:delText>The Parties each agree to employ reasonable efforts to keep in confidence and prevent the disclosure to any person who does not have a “need to know” the Confidential Information to carry out the Defined Purpose.  The Parties shall not disclose the Confidential Information outside their legal entity except that it may disclose the Confidential Information to their affiliated U.S. entities or any person(s) within such affiliated U.S. entities to the extent necessary for the Defined Purpose.  The Recipient shall not use Confidential Information for purposes other than the Defined Purpose.  The Recipient shall exercise the same degree of care to guard against disclosure or use of such Confidential Information as the Recipient employs with respect to its own protected information of like importance, but in no event less than reasonable care.</w:delText>
        </w:r>
      </w:del>
      <w:commentRangeEnd w:id="36"/>
      <w:r w:rsidR="00A0774A" w:rsidRPr="0021567E">
        <w:rPr>
          <w:rStyle w:val="CommentReference"/>
          <w:rFonts w:ascii="Tahoma" w:hAnsi="Tahoma" w:cs="Tahoma"/>
          <w:sz w:val="20"/>
          <w:szCs w:val="20"/>
        </w:rPr>
        <w:commentReference w:id="36"/>
      </w:r>
    </w:p>
    <w:p w14:paraId="2EB18C73" w14:textId="5E8C24DD" w:rsidR="0059184B" w:rsidRPr="0021567E" w:rsidRDefault="006F3712" w:rsidP="00A13ED2">
      <w:pPr>
        <w:pStyle w:val="Text0"/>
        <w:spacing w:before="0" w:after="120" w:line="240" w:lineRule="auto"/>
        <w:jc w:val="both"/>
        <w:rPr>
          <w:rFonts w:ascii="Tahoma" w:hAnsi="Tahoma" w:cs="Tahoma"/>
          <w:sz w:val="20"/>
        </w:rPr>
      </w:pPr>
      <w:ins w:id="72" w:author="Levine, Danielle (GE Vernova)" w:date="2026-07-17T13:19:00Z" w16du:dateUtc="2026-07-17T17:19:00Z">
        <w:r w:rsidRPr="0021567E">
          <w:rPr>
            <w:rFonts w:ascii="Tahoma" w:hAnsi="Tahoma" w:cs="Tahoma"/>
            <w:sz w:val="20"/>
          </w:rPr>
          <w:t xml:space="preserve">4. </w:t>
        </w:r>
      </w:ins>
      <w:del w:id="73" w:author="Levine, Danielle (GE Vernova)" w:date="2026-07-16T15:14:00Z" w16du:dateUtc="2026-07-16T19:14:00Z">
        <w:r w:rsidR="0059184B" w:rsidRPr="0021567E" w:rsidDel="0033545D">
          <w:rPr>
            <w:rFonts w:ascii="Tahoma" w:hAnsi="Tahoma" w:cs="Tahoma"/>
            <w:sz w:val="20"/>
          </w:rPr>
          <w:delText xml:space="preserve">4.  </w:delText>
        </w:r>
        <w:commentRangeStart w:id="74"/>
        <w:r w:rsidR="0059184B" w:rsidRPr="0021567E" w:rsidDel="0033545D">
          <w:rPr>
            <w:rFonts w:ascii="Tahoma" w:hAnsi="Tahoma" w:cs="Tahoma"/>
            <w:sz w:val="20"/>
          </w:rPr>
          <w:delText xml:space="preserve">Except as provided herein, each Party shall for a period of </w:delText>
        </w:r>
        <w:r w:rsidR="0059184B" w:rsidRPr="0021567E" w:rsidDel="0033545D">
          <w:rPr>
            <w:rFonts w:ascii="Tahoma" w:hAnsi="Tahoma" w:cs="Tahoma"/>
            <w:sz w:val="20"/>
            <w:u w:val="single"/>
          </w:rPr>
          <w:delText>two (2) years</w:delText>
        </w:r>
        <w:r w:rsidR="0059184B" w:rsidRPr="0021567E" w:rsidDel="0033545D">
          <w:rPr>
            <w:rFonts w:ascii="Tahoma" w:hAnsi="Tahoma" w:cs="Tahoma"/>
            <w:sz w:val="20"/>
          </w:rPr>
          <w:delText xml:space="preserve"> from its date of receipt under this Agreement, preserve, protect, and not disclose to non-parties any Confidential Information disclosed to it by the other Party.</w:delText>
        </w:r>
      </w:del>
      <w:commentRangeEnd w:id="74"/>
      <w:r w:rsidR="00A3304F" w:rsidRPr="0021567E">
        <w:rPr>
          <w:rStyle w:val="CommentReference"/>
          <w:rFonts w:ascii="Tahoma" w:hAnsi="Tahoma" w:cs="Tahoma"/>
          <w:sz w:val="20"/>
          <w:szCs w:val="20"/>
        </w:rPr>
        <w:commentReference w:id="74"/>
      </w:r>
      <w:ins w:id="75" w:author="Levine, Danielle (GE Vernova)" w:date="2026-07-17T11:37:00Z" w16du:dateUtc="2026-07-17T15:37:00Z">
        <w:r w:rsidR="007F7A9E" w:rsidRPr="0021567E">
          <w:rPr>
            <w:rFonts w:ascii="Tahoma" w:hAnsi="Tahoma" w:cs="Tahoma"/>
            <w:sz w:val="20"/>
          </w:rPr>
          <w:t xml:space="preserve"> </w:t>
        </w:r>
      </w:ins>
      <w:commentRangeStart w:id="76"/>
      <w:ins w:id="77" w:author="Levine, Danielle (GE Vernova)" w:date="2026-07-17T11:38:00Z">
        <w:r w:rsidR="00034718" w:rsidRPr="0021567E">
          <w:rPr>
            <w:rFonts w:ascii="Tahoma" w:hAnsi="Tahoma" w:cs="Tahoma"/>
            <w:sz w:val="20"/>
          </w:rPr>
          <w:t xml:space="preserve">Each </w:t>
        </w:r>
      </w:ins>
      <w:ins w:id="78" w:author="Levine, Danielle (GE Vernova)" w:date="2026-07-17T11:39:00Z" w16du:dateUtc="2026-07-17T15:39:00Z">
        <w:r w:rsidR="00950A21" w:rsidRPr="0021567E">
          <w:rPr>
            <w:rFonts w:ascii="Tahoma" w:hAnsi="Tahoma" w:cs="Tahoma"/>
            <w:sz w:val="20"/>
          </w:rPr>
          <w:t>P</w:t>
        </w:r>
      </w:ins>
      <w:ins w:id="79" w:author="Levine, Danielle (GE Vernova)" w:date="2026-07-17T11:38:00Z">
        <w:r w:rsidR="00034718" w:rsidRPr="0021567E">
          <w:rPr>
            <w:rFonts w:ascii="Tahoma" w:hAnsi="Tahoma" w:cs="Tahoma"/>
            <w:sz w:val="20"/>
          </w:rPr>
          <w:t>arty shall retain ownership of all Confidential Information and intellectual property it had prior to commencement of the discussions and evaluation referred to in this Agreement.</w:t>
        </w:r>
      </w:ins>
      <w:ins w:id="80" w:author="Levine, Danielle (GE Vernova)" w:date="2026-07-17T11:39:00Z" w16du:dateUtc="2026-07-17T15:39:00Z">
        <w:r w:rsidR="00950A21" w:rsidRPr="0021567E">
          <w:rPr>
            <w:rFonts w:ascii="Tahoma" w:hAnsi="Tahoma" w:cs="Tahoma"/>
            <w:sz w:val="20"/>
          </w:rPr>
          <w:t xml:space="preserve"> </w:t>
        </w:r>
      </w:ins>
      <w:ins w:id="81" w:author="Levine, Danielle (GE Vernova)" w:date="2026-07-17T11:38:00Z">
        <w:r w:rsidR="00034718" w:rsidRPr="0021567E">
          <w:rPr>
            <w:rFonts w:ascii="Tahoma" w:hAnsi="Tahoma" w:cs="Tahoma"/>
            <w:sz w:val="20"/>
          </w:rPr>
          <w:t xml:space="preserve">Nothing in this Agreement shall be deemed to grant a license directly or by implication, estoppel, or otherwise, in any of </w:t>
        </w:r>
      </w:ins>
      <w:ins w:id="82" w:author="Levine, Danielle (GE Vernova)" w:date="2026-07-17T11:39:00Z" w16du:dateUtc="2026-07-17T15:39:00Z">
        <w:r w:rsidR="00C36E4C" w:rsidRPr="0021567E">
          <w:rPr>
            <w:rFonts w:ascii="Tahoma" w:hAnsi="Tahoma" w:cs="Tahoma"/>
            <w:sz w:val="20"/>
          </w:rPr>
          <w:t>either Party’s</w:t>
        </w:r>
      </w:ins>
      <w:ins w:id="83" w:author="Levine, Danielle (GE Vernova)" w:date="2026-07-17T11:38:00Z">
        <w:r w:rsidR="00034718" w:rsidRPr="0021567E">
          <w:rPr>
            <w:rFonts w:ascii="Tahoma" w:hAnsi="Tahoma" w:cs="Tahoma"/>
            <w:sz w:val="20"/>
          </w:rPr>
          <w:t xml:space="preserve"> proprietary information, database rights, trademark rights, know-how and other intellectual property rights.  </w:t>
        </w:r>
      </w:ins>
      <w:ins w:id="84" w:author="Levine, Danielle (GE Vernova)" w:date="2026-07-17T13:18:00Z">
        <w:r w:rsidR="00480504" w:rsidRPr="0021567E">
          <w:rPr>
            <w:rFonts w:ascii="Tahoma" w:hAnsi="Tahoma" w:cs="Tahoma"/>
            <w:sz w:val="20"/>
          </w:rPr>
          <w:t>Nor shall such disclosure constitute any representation, warranty, assurance, guarantee or inducement by the Discloser with respect to infringement of patents or rights of third parties.</w:t>
        </w:r>
      </w:ins>
      <w:ins w:id="85" w:author="Levine, Danielle (GE Vernova)" w:date="2026-07-17T13:18:00Z" w16du:dateUtc="2026-07-17T17:18:00Z">
        <w:r w:rsidR="00480504" w:rsidRPr="0021567E">
          <w:rPr>
            <w:rFonts w:ascii="Tahoma" w:hAnsi="Tahoma" w:cs="Tahoma"/>
            <w:sz w:val="20"/>
          </w:rPr>
          <w:t xml:space="preserve"> </w:t>
        </w:r>
      </w:ins>
      <w:ins w:id="86" w:author="Levine, Danielle (GE Vernova)" w:date="2026-07-17T11:38:00Z">
        <w:r w:rsidR="00034718" w:rsidRPr="0021567E">
          <w:rPr>
            <w:rFonts w:ascii="Tahoma" w:hAnsi="Tahoma" w:cs="Tahoma"/>
            <w:sz w:val="20"/>
          </w:rPr>
          <w:t xml:space="preserve">The Parties further agree that in the event the collaboration between the Parties is likely to result in creation of jointly developed </w:t>
        </w:r>
      </w:ins>
      <w:ins w:id="87" w:author="Levine, Danielle (GE Vernova)" w:date="2026-07-17T11:40:00Z" w16du:dateUtc="2026-07-17T15:40:00Z">
        <w:r w:rsidR="00C36E4C" w:rsidRPr="0021567E">
          <w:rPr>
            <w:rFonts w:ascii="Tahoma" w:hAnsi="Tahoma" w:cs="Tahoma"/>
            <w:sz w:val="20"/>
          </w:rPr>
          <w:t>i</w:t>
        </w:r>
      </w:ins>
      <w:ins w:id="88" w:author="Levine, Danielle (GE Vernova)" w:date="2026-07-17T11:38:00Z">
        <w:r w:rsidR="00034718" w:rsidRPr="0021567E">
          <w:rPr>
            <w:rFonts w:ascii="Tahoma" w:hAnsi="Tahoma" w:cs="Tahoma"/>
            <w:sz w:val="20"/>
          </w:rPr>
          <w:t xml:space="preserve">ntellectual </w:t>
        </w:r>
      </w:ins>
      <w:ins w:id="89" w:author="Levine, Danielle (GE Vernova)" w:date="2026-07-17T11:40:00Z" w16du:dateUtc="2026-07-17T15:40:00Z">
        <w:r w:rsidR="00C36E4C" w:rsidRPr="0021567E">
          <w:rPr>
            <w:rFonts w:ascii="Tahoma" w:hAnsi="Tahoma" w:cs="Tahoma"/>
            <w:sz w:val="20"/>
          </w:rPr>
          <w:t>p</w:t>
        </w:r>
      </w:ins>
      <w:ins w:id="90" w:author="Levine, Danielle (GE Vernova)" w:date="2026-07-17T11:38:00Z">
        <w:r w:rsidR="00034718" w:rsidRPr="0021567E">
          <w:rPr>
            <w:rFonts w:ascii="Tahoma" w:hAnsi="Tahoma" w:cs="Tahoma"/>
            <w:sz w:val="20"/>
          </w:rPr>
          <w:t xml:space="preserve">roperty, such development and the ownership of the rights to such developed </w:t>
        </w:r>
      </w:ins>
      <w:ins w:id="91" w:author="Levine, Danielle (GE Vernova)" w:date="2026-07-17T11:40:00Z" w16du:dateUtc="2026-07-17T15:40:00Z">
        <w:r w:rsidR="00C36E4C" w:rsidRPr="0021567E">
          <w:rPr>
            <w:rFonts w:ascii="Tahoma" w:hAnsi="Tahoma" w:cs="Tahoma"/>
            <w:sz w:val="20"/>
          </w:rPr>
          <w:t>i</w:t>
        </w:r>
      </w:ins>
      <w:ins w:id="92" w:author="Levine, Danielle (GE Vernova)" w:date="2026-07-17T11:38:00Z">
        <w:r w:rsidR="00034718" w:rsidRPr="0021567E">
          <w:rPr>
            <w:rFonts w:ascii="Tahoma" w:hAnsi="Tahoma" w:cs="Tahoma"/>
            <w:sz w:val="20"/>
          </w:rPr>
          <w:t xml:space="preserve">ntellectual </w:t>
        </w:r>
      </w:ins>
      <w:ins w:id="93" w:author="Levine, Danielle (GE Vernova)" w:date="2026-07-17T11:40:00Z" w16du:dateUtc="2026-07-17T15:40:00Z">
        <w:r w:rsidR="00C36E4C" w:rsidRPr="0021567E">
          <w:rPr>
            <w:rFonts w:ascii="Tahoma" w:hAnsi="Tahoma" w:cs="Tahoma"/>
            <w:sz w:val="20"/>
          </w:rPr>
          <w:t>p</w:t>
        </w:r>
      </w:ins>
      <w:ins w:id="94" w:author="Levine, Danielle (GE Vernova)" w:date="2026-07-17T11:38:00Z">
        <w:r w:rsidR="00034718" w:rsidRPr="0021567E">
          <w:rPr>
            <w:rFonts w:ascii="Tahoma" w:hAnsi="Tahoma" w:cs="Tahoma"/>
            <w:sz w:val="20"/>
          </w:rPr>
          <w:t>roperty shall be governed by a separate agreement.</w:t>
        </w:r>
      </w:ins>
      <w:commentRangeEnd w:id="76"/>
      <w:ins w:id="95" w:author="Levine, Danielle (GE Vernova)" w:date="2026-07-17T11:39:00Z" w16du:dateUtc="2026-07-17T15:39:00Z">
        <w:r w:rsidR="00950A21" w:rsidRPr="0021567E">
          <w:rPr>
            <w:rStyle w:val="CommentReference"/>
            <w:rFonts w:ascii="Tahoma" w:hAnsi="Tahoma" w:cs="Tahoma"/>
            <w:sz w:val="20"/>
            <w:szCs w:val="20"/>
          </w:rPr>
          <w:commentReference w:id="76"/>
        </w:r>
      </w:ins>
    </w:p>
    <w:p w14:paraId="6C65DA6C" w14:textId="782A1577" w:rsidR="0059184B" w:rsidRPr="0021567E" w:rsidRDefault="0059184B" w:rsidP="00A13ED2">
      <w:pPr>
        <w:pStyle w:val="Text0"/>
        <w:tabs>
          <w:tab w:val="left" w:pos="720"/>
        </w:tabs>
        <w:spacing w:before="0" w:after="120" w:line="240" w:lineRule="auto"/>
        <w:jc w:val="both"/>
        <w:rPr>
          <w:rFonts w:ascii="Tahoma" w:hAnsi="Tahoma" w:cs="Tahoma"/>
          <w:sz w:val="20"/>
        </w:rPr>
      </w:pPr>
      <w:r w:rsidRPr="0021567E">
        <w:rPr>
          <w:rFonts w:ascii="Tahoma" w:hAnsi="Tahoma" w:cs="Tahoma"/>
          <w:sz w:val="20"/>
        </w:rPr>
        <w:t>5.</w:t>
      </w:r>
      <w:r w:rsidRPr="0021567E">
        <w:rPr>
          <w:rFonts w:ascii="Tahoma" w:hAnsi="Tahoma" w:cs="Tahoma"/>
          <w:sz w:val="20"/>
        </w:rPr>
        <w:tab/>
        <w:t xml:space="preserve">The </w:t>
      </w:r>
      <w:del w:id="96" w:author="Levine, Danielle (GE Vernova)" w:date="2026-07-17T11:49:00Z" w16du:dateUtc="2026-07-17T15:49:00Z">
        <w:r w:rsidRPr="0021567E" w:rsidDel="00654EE5">
          <w:rPr>
            <w:rFonts w:ascii="Tahoma" w:hAnsi="Tahoma" w:cs="Tahoma"/>
            <w:sz w:val="20"/>
          </w:rPr>
          <w:delText xml:space="preserve">foregoing </w:delText>
        </w:r>
      </w:del>
      <w:r w:rsidRPr="0021567E">
        <w:rPr>
          <w:rFonts w:ascii="Tahoma" w:hAnsi="Tahoma" w:cs="Tahoma"/>
          <w:sz w:val="20"/>
        </w:rPr>
        <w:t>restrictions imposed by this Agreement upon the use and disclosure of a Discloser’s Confidential Information shall not apply to information that:</w:t>
      </w:r>
    </w:p>
    <w:p w14:paraId="1A796419" w14:textId="7D874D47" w:rsidR="0059184B" w:rsidRPr="0021567E" w:rsidRDefault="0059184B" w:rsidP="00A13ED2">
      <w:pPr>
        <w:pStyle w:val="Text0"/>
        <w:spacing w:before="0" w:after="120" w:line="240" w:lineRule="auto"/>
        <w:ind w:left="1166" w:hanging="446"/>
        <w:jc w:val="both"/>
        <w:rPr>
          <w:rFonts w:ascii="Tahoma" w:hAnsi="Tahoma" w:cs="Tahoma"/>
          <w:sz w:val="20"/>
        </w:rPr>
      </w:pPr>
      <w:r w:rsidRPr="0021567E">
        <w:rPr>
          <w:rFonts w:ascii="Tahoma" w:hAnsi="Tahoma" w:cs="Tahoma"/>
          <w:sz w:val="20"/>
        </w:rPr>
        <w:t xml:space="preserve"> (a)</w:t>
      </w:r>
      <w:r w:rsidRPr="0021567E">
        <w:rPr>
          <w:rFonts w:ascii="Tahoma" w:hAnsi="Tahoma" w:cs="Tahoma"/>
          <w:sz w:val="20"/>
        </w:rPr>
        <w:tab/>
        <w:t xml:space="preserve">was in the public domain at the time of disclosure, or is subsequently made available to the general public </w:t>
      </w:r>
      <w:ins w:id="97" w:author="Levine, Danielle (GE Vernova)" w:date="2026-07-16T15:25:00Z">
        <w:r w:rsidR="00050EA5" w:rsidRPr="0021567E">
          <w:rPr>
            <w:rFonts w:ascii="Tahoma" w:hAnsi="Tahoma" w:cs="Tahoma"/>
            <w:sz w:val="20"/>
          </w:rPr>
          <w:t xml:space="preserve">other than as a result of disclosure by the </w:t>
        </w:r>
      </w:ins>
      <w:ins w:id="98" w:author="Levine, Danielle (GE Vernova)" w:date="2026-07-16T15:26:00Z" w16du:dateUtc="2026-07-16T19:26:00Z">
        <w:r w:rsidR="00050EA5" w:rsidRPr="0021567E">
          <w:rPr>
            <w:rFonts w:ascii="Tahoma" w:hAnsi="Tahoma" w:cs="Tahoma"/>
            <w:sz w:val="20"/>
          </w:rPr>
          <w:t>Recipients</w:t>
        </w:r>
      </w:ins>
      <w:ins w:id="99" w:author="Levine, Danielle (GE Vernova)" w:date="2026-07-16T15:25:00Z">
        <w:r w:rsidR="00050EA5" w:rsidRPr="0021567E">
          <w:rPr>
            <w:rFonts w:ascii="Tahoma" w:hAnsi="Tahoma" w:cs="Tahoma"/>
            <w:sz w:val="20"/>
          </w:rPr>
          <w:t>, its Affiliates, or its or their Authorized Parties in breach of this Agreement</w:t>
        </w:r>
      </w:ins>
      <w:del w:id="100" w:author="Levine, Danielle (GE Vernova)" w:date="2026-07-16T15:25:00Z" w16du:dateUtc="2026-07-16T19:25:00Z">
        <w:r w:rsidRPr="0021567E" w:rsidDel="00050EA5">
          <w:rPr>
            <w:rFonts w:ascii="Tahoma" w:hAnsi="Tahoma" w:cs="Tahoma"/>
            <w:sz w:val="20"/>
          </w:rPr>
          <w:delText>without restriction by the Discloser</w:delText>
        </w:r>
      </w:del>
      <w:r w:rsidRPr="0021567E">
        <w:rPr>
          <w:rFonts w:ascii="Tahoma" w:hAnsi="Tahoma" w:cs="Tahoma"/>
          <w:sz w:val="20"/>
        </w:rPr>
        <w:t>;</w:t>
      </w:r>
    </w:p>
    <w:p w14:paraId="3E01E2E2" w14:textId="77777777" w:rsidR="0059184B" w:rsidRPr="0021567E" w:rsidRDefault="0059184B" w:rsidP="00A13ED2">
      <w:pPr>
        <w:pStyle w:val="Text0"/>
        <w:spacing w:before="0" w:after="120" w:line="240" w:lineRule="auto"/>
        <w:ind w:left="1166" w:hanging="446"/>
        <w:jc w:val="both"/>
        <w:rPr>
          <w:rFonts w:ascii="Tahoma" w:hAnsi="Tahoma" w:cs="Tahoma"/>
          <w:sz w:val="20"/>
        </w:rPr>
      </w:pPr>
      <w:r w:rsidRPr="0021567E">
        <w:rPr>
          <w:rFonts w:ascii="Tahoma" w:hAnsi="Tahoma" w:cs="Tahoma"/>
          <w:sz w:val="20"/>
        </w:rPr>
        <w:t>(b)</w:t>
      </w:r>
      <w:r w:rsidRPr="0021567E">
        <w:rPr>
          <w:rFonts w:ascii="Tahoma" w:hAnsi="Tahoma" w:cs="Tahoma"/>
          <w:sz w:val="20"/>
        </w:rPr>
        <w:tab/>
        <w:t>was known to the Recipient at the time of disclosure without restrictions on its use or independently developed by the Recipient party without the breach of this Agreement, and there is adequate documentation to demonstrate either condition;</w:t>
      </w:r>
    </w:p>
    <w:p w14:paraId="6969BCBC" w14:textId="77777777" w:rsidR="0059184B" w:rsidRPr="0021567E" w:rsidRDefault="0059184B" w:rsidP="00A13ED2">
      <w:pPr>
        <w:pStyle w:val="Text0"/>
        <w:spacing w:before="0" w:after="120" w:line="240" w:lineRule="auto"/>
        <w:ind w:left="1166" w:hanging="446"/>
        <w:jc w:val="both"/>
        <w:rPr>
          <w:rFonts w:ascii="Tahoma" w:hAnsi="Tahoma" w:cs="Tahoma"/>
          <w:sz w:val="20"/>
        </w:rPr>
      </w:pPr>
      <w:r w:rsidRPr="0021567E">
        <w:rPr>
          <w:rFonts w:ascii="Tahoma" w:hAnsi="Tahoma" w:cs="Tahoma"/>
          <w:sz w:val="20"/>
        </w:rPr>
        <w:t>(c)</w:t>
      </w:r>
      <w:r w:rsidRPr="0021567E">
        <w:rPr>
          <w:rFonts w:ascii="Tahoma" w:hAnsi="Tahoma" w:cs="Tahoma"/>
          <w:sz w:val="20"/>
        </w:rPr>
        <w:tab/>
        <w:t>is used or disclosed with the prior written approval of the Discloser;</w:t>
      </w:r>
    </w:p>
    <w:p w14:paraId="187A60D3" w14:textId="77777777" w:rsidR="0059184B" w:rsidRPr="0021567E" w:rsidRDefault="0059184B" w:rsidP="00A13ED2">
      <w:pPr>
        <w:pStyle w:val="Text0"/>
        <w:spacing w:before="0" w:after="120" w:line="240" w:lineRule="auto"/>
        <w:ind w:left="1166" w:hanging="446"/>
        <w:jc w:val="both"/>
        <w:rPr>
          <w:rFonts w:ascii="Tahoma" w:hAnsi="Tahoma" w:cs="Tahoma"/>
          <w:sz w:val="20"/>
        </w:rPr>
      </w:pPr>
      <w:r w:rsidRPr="0021567E">
        <w:rPr>
          <w:rFonts w:ascii="Tahoma" w:hAnsi="Tahoma" w:cs="Tahoma"/>
          <w:sz w:val="20"/>
        </w:rPr>
        <w:lastRenderedPageBreak/>
        <w:t>(d)</w:t>
      </w:r>
      <w:r w:rsidRPr="0021567E">
        <w:rPr>
          <w:rFonts w:ascii="Tahoma" w:hAnsi="Tahoma" w:cs="Tahoma"/>
          <w:sz w:val="20"/>
        </w:rPr>
        <w:tab/>
        <w:t xml:space="preserve">was disclosed without restriction to the Recipient party from a source other than the Discloser who is not under any obligation of confidentiality with respect to such information; </w:t>
      </w:r>
    </w:p>
    <w:p w14:paraId="29E1410A" w14:textId="0B71F728" w:rsidR="0059184B" w:rsidRPr="0021567E" w:rsidRDefault="0059184B" w:rsidP="00A13ED2">
      <w:pPr>
        <w:pStyle w:val="Text0"/>
        <w:spacing w:before="0" w:after="120" w:line="240" w:lineRule="auto"/>
        <w:ind w:left="1166" w:hanging="446"/>
        <w:jc w:val="both"/>
        <w:rPr>
          <w:rFonts w:ascii="Tahoma" w:hAnsi="Tahoma" w:cs="Tahoma"/>
          <w:sz w:val="20"/>
        </w:rPr>
      </w:pPr>
      <w:del w:id="101" w:author="Levine, Danielle (GE Vernova)" w:date="2026-07-16T15:27:00Z" w16du:dateUtc="2026-07-16T19:27:00Z">
        <w:r w:rsidRPr="0021567E" w:rsidDel="00316968">
          <w:rPr>
            <w:rFonts w:ascii="Tahoma" w:hAnsi="Tahoma" w:cs="Tahoma"/>
            <w:sz w:val="20"/>
          </w:rPr>
          <w:delText>(e)</w:delText>
        </w:r>
        <w:r w:rsidRPr="0021567E" w:rsidDel="00316968">
          <w:rPr>
            <w:rFonts w:ascii="Tahoma" w:hAnsi="Tahoma" w:cs="Tahoma"/>
            <w:sz w:val="20"/>
          </w:rPr>
          <w:tab/>
        </w:r>
        <w:commentRangeStart w:id="102"/>
        <w:r w:rsidRPr="0021567E" w:rsidDel="00316968">
          <w:rPr>
            <w:rFonts w:ascii="Tahoma" w:hAnsi="Tahoma" w:cs="Tahoma"/>
            <w:sz w:val="20"/>
          </w:rPr>
          <w:delText xml:space="preserve">is used or disclosed after the protection period specified in Article 4 above has expired; </w:delText>
        </w:r>
      </w:del>
      <w:del w:id="103" w:author="Levine, Danielle (GE Vernova)" w:date="2026-07-17T11:04:00Z" w16du:dateUtc="2026-07-17T15:04:00Z">
        <w:r w:rsidRPr="0021567E" w:rsidDel="004A106D">
          <w:rPr>
            <w:rFonts w:ascii="Tahoma" w:hAnsi="Tahoma" w:cs="Tahoma"/>
            <w:sz w:val="20"/>
          </w:rPr>
          <w:delText>or</w:delText>
        </w:r>
      </w:del>
      <w:r w:rsidRPr="0021567E">
        <w:rPr>
          <w:rFonts w:ascii="Tahoma" w:hAnsi="Tahoma" w:cs="Tahoma"/>
          <w:sz w:val="20"/>
        </w:rPr>
        <w:t xml:space="preserve"> </w:t>
      </w:r>
      <w:commentRangeEnd w:id="102"/>
      <w:r w:rsidR="005E3A1D" w:rsidRPr="0021567E">
        <w:rPr>
          <w:rStyle w:val="CommentReference"/>
          <w:rFonts w:ascii="Tahoma" w:hAnsi="Tahoma" w:cs="Tahoma"/>
          <w:sz w:val="20"/>
          <w:szCs w:val="20"/>
        </w:rPr>
        <w:commentReference w:id="102"/>
      </w:r>
    </w:p>
    <w:p w14:paraId="4188F3ED" w14:textId="2476BDA5" w:rsidR="0059184B" w:rsidRPr="0021567E" w:rsidRDefault="0059184B" w:rsidP="00A13ED2">
      <w:pPr>
        <w:pStyle w:val="Text0"/>
        <w:spacing w:before="0" w:after="120" w:line="240" w:lineRule="auto"/>
        <w:ind w:left="1166" w:hanging="446"/>
        <w:jc w:val="both"/>
        <w:rPr>
          <w:rFonts w:ascii="Tahoma" w:hAnsi="Tahoma" w:cs="Tahoma"/>
          <w:sz w:val="20"/>
        </w:rPr>
      </w:pPr>
      <w:del w:id="104" w:author="Levine, Danielle (GE Vernova)" w:date="2026-07-17T11:04:00Z" w16du:dateUtc="2026-07-17T15:04:00Z">
        <w:r w:rsidRPr="0021567E" w:rsidDel="004A106D">
          <w:rPr>
            <w:rFonts w:ascii="Tahoma" w:hAnsi="Tahoma" w:cs="Tahoma"/>
            <w:sz w:val="20"/>
          </w:rPr>
          <w:delText>(</w:delText>
        </w:r>
      </w:del>
      <w:del w:id="105" w:author="Levine, Danielle (GE Vernova)" w:date="2026-07-17T11:03:00Z" w16du:dateUtc="2026-07-17T15:03:00Z">
        <w:r w:rsidRPr="0021567E" w:rsidDel="00131239">
          <w:rPr>
            <w:rFonts w:ascii="Tahoma" w:hAnsi="Tahoma" w:cs="Tahoma"/>
            <w:sz w:val="20"/>
          </w:rPr>
          <w:delText>f</w:delText>
        </w:r>
      </w:del>
      <w:del w:id="106" w:author="Levine, Danielle (GE Vernova)" w:date="2026-07-17T11:04:00Z" w16du:dateUtc="2026-07-17T15:04:00Z">
        <w:r w:rsidRPr="0021567E" w:rsidDel="004A106D">
          <w:rPr>
            <w:rFonts w:ascii="Tahoma" w:hAnsi="Tahoma" w:cs="Tahoma"/>
            <w:sz w:val="20"/>
          </w:rPr>
          <w:delText xml:space="preserve">)   </w:delText>
        </w:r>
        <w:commentRangeStart w:id="107"/>
        <w:r w:rsidRPr="0021567E" w:rsidDel="004A106D">
          <w:rPr>
            <w:rFonts w:ascii="Tahoma" w:hAnsi="Tahoma" w:cs="Tahoma"/>
            <w:sz w:val="20"/>
          </w:rPr>
          <w:delText>is disclosed in response to a court order</w:delText>
        </w:r>
      </w:del>
      <w:r w:rsidRPr="0021567E">
        <w:rPr>
          <w:rFonts w:ascii="Tahoma" w:hAnsi="Tahoma" w:cs="Tahoma"/>
          <w:sz w:val="20"/>
        </w:rPr>
        <w:t xml:space="preserve">. </w:t>
      </w:r>
      <w:commentRangeEnd w:id="107"/>
      <w:r w:rsidR="0023270A" w:rsidRPr="0021567E">
        <w:rPr>
          <w:rStyle w:val="CommentReference"/>
          <w:rFonts w:ascii="Tahoma" w:hAnsi="Tahoma" w:cs="Tahoma"/>
          <w:sz w:val="20"/>
          <w:szCs w:val="20"/>
        </w:rPr>
        <w:commentReference w:id="107"/>
      </w:r>
    </w:p>
    <w:p w14:paraId="3E029607" w14:textId="3719784C" w:rsidR="0059184B" w:rsidRPr="0021567E" w:rsidRDefault="0059184B" w:rsidP="00A13ED2">
      <w:pPr>
        <w:pStyle w:val="Text0"/>
        <w:spacing w:before="0" w:after="120" w:line="240" w:lineRule="auto"/>
        <w:ind w:firstLine="0"/>
        <w:jc w:val="both"/>
        <w:rPr>
          <w:rFonts w:ascii="Tahoma" w:hAnsi="Tahoma" w:cs="Tahoma"/>
          <w:sz w:val="20"/>
        </w:rPr>
      </w:pPr>
      <w:r w:rsidRPr="0021567E">
        <w:rPr>
          <w:rFonts w:ascii="Tahoma" w:hAnsi="Tahoma" w:cs="Tahoma"/>
          <w:sz w:val="20"/>
        </w:rPr>
        <w:t>If any portion of either Party’s Confidential Information falls within any one of the above exceptions, the remainder</w:t>
      </w:r>
      <w:ins w:id="108" w:author="Levine, Danielle (GE Vernova)" w:date="2026-07-17T11:03:00Z" w16du:dateUtc="2026-07-17T15:03:00Z">
        <w:r w:rsidR="00131239" w:rsidRPr="0021567E">
          <w:rPr>
            <w:rFonts w:ascii="Tahoma" w:hAnsi="Tahoma" w:cs="Tahoma"/>
            <w:sz w:val="20"/>
          </w:rPr>
          <w:t xml:space="preserve"> of such Confidential Information</w:t>
        </w:r>
      </w:ins>
      <w:r w:rsidRPr="0021567E">
        <w:rPr>
          <w:rFonts w:ascii="Tahoma" w:hAnsi="Tahoma" w:cs="Tahoma"/>
          <w:sz w:val="20"/>
        </w:rPr>
        <w:t xml:space="preserve"> will continue to be subject to the foregoing prohibitions and restrictions.</w:t>
      </w:r>
    </w:p>
    <w:p w14:paraId="04425699" w14:textId="38AD44DA"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6.</w:t>
      </w:r>
      <w:r w:rsidRPr="0021567E">
        <w:rPr>
          <w:rFonts w:ascii="Tahoma" w:hAnsi="Tahoma" w:cs="Tahoma"/>
          <w:sz w:val="20"/>
        </w:rPr>
        <w:tab/>
      </w:r>
      <w:ins w:id="109" w:author="Levine, Danielle (GE Vernova)" w:date="2026-07-17T11:54:00Z">
        <w:r w:rsidR="00477397" w:rsidRPr="0021567E">
          <w:rPr>
            <w:rFonts w:ascii="Tahoma" w:hAnsi="Tahoma" w:cs="Tahoma"/>
            <w:sz w:val="20"/>
          </w:rPr>
          <w:t xml:space="preserve">If either </w:t>
        </w:r>
      </w:ins>
      <w:ins w:id="110" w:author="Levine, Danielle (GE Vernova)" w:date="2026-07-17T11:54:00Z" w16du:dateUtc="2026-07-17T15:54:00Z">
        <w:r w:rsidR="00477397" w:rsidRPr="0021567E">
          <w:rPr>
            <w:rFonts w:ascii="Tahoma" w:hAnsi="Tahoma" w:cs="Tahoma"/>
            <w:sz w:val="20"/>
          </w:rPr>
          <w:t>P</w:t>
        </w:r>
      </w:ins>
      <w:ins w:id="111" w:author="Levine, Danielle (GE Vernova)" w:date="2026-07-17T11:54:00Z">
        <w:r w:rsidR="00477397" w:rsidRPr="0021567E">
          <w:rPr>
            <w:rFonts w:ascii="Tahoma" w:hAnsi="Tahoma" w:cs="Tahoma"/>
            <w:sz w:val="20"/>
          </w:rPr>
          <w:t xml:space="preserve">arty or any of their respective Affiliates or Authorized Parties is requested or required, by interrogatories, subpoena, or similar legal process, to disclose any Confidential Information or Notes, such </w:t>
        </w:r>
      </w:ins>
      <w:ins w:id="112" w:author="Levine, Danielle (GE Vernova)" w:date="2026-07-17T11:54:00Z" w16du:dateUtc="2026-07-17T15:54:00Z">
        <w:r w:rsidR="00477397" w:rsidRPr="0021567E">
          <w:rPr>
            <w:rFonts w:ascii="Tahoma" w:hAnsi="Tahoma" w:cs="Tahoma"/>
            <w:sz w:val="20"/>
          </w:rPr>
          <w:t>P</w:t>
        </w:r>
      </w:ins>
      <w:ins w:id="113" w:author="Levine, Danielle (GE Vernova)" w:date="2026-07-17T11:54:00Z">
        <w:r w:rsidR="00477397" w:rsidRPr="0021567E">
          <w:rPr>
            <w:rFonts w:ascii="Tahoma" w:hAnsi="Tahoma" w:cs="Tahoma"/>
            <w:sz w:val="20"/>
          </w:rPr>
          <w:t xml:space="preserve">arty agrees to provide the </w:t>
        </w:r>
      </w:ins>
      <w:ins w:id="114" w:author="Levine, Danielle (GE Vernova)" w:date="2026-07-17T11:55:00Z" w16du:dateUtc="2026-07-17T15:55:00Z">
        <w:r w:rsidR="00477397" w:rsidRPr="0021567E">
          <w:rPr>
            <w:rFonts w:ascii="Tahoma" w:hAnsi="Tahoma" w:cs="Tahoma"/>
            <w:sz w:val="20"/>
          </w:rPr>
          <w:t>Discloser</w:t>
        </w:r>
      </w:ins>
      <w:ins w:id="115" w:author="Levine, Danielle (GE Vernova)" w:date="2026-07-17T11:54:00Z">
        <w:r w:rsidR="00477397" w:rsidRPr="0021567E">
          <w:rPr>
            <w:rFonts w:ascii="Tahoma" w:hAnsi="Tahoma" w:cs="Tahoma"/>
            <w:sz w:val="20"/>
          </w:rPr>
          <w:t xml:space="preserve"> with prompt written notice of each such request, to the extent practicable, so that the </w:t>
        </w:r>
      </w:ins>
      <w:ins w:id="116" w:author="Levine, Danielle (GE Vernova)" w:date="2026-07-17T11:55:00Z" w16du:dateUtc="2026-07-17T15:55:00Z">
        <w:r w:rsidR="00477397" w:rsidRPr="0021567E">
          <w:rPr>
            <w:rFonts w:ascii="Tahoma" w:hAnsi="Tahoma" w:cs="Tahoma"/>
            <w:sz w:val="20"/>
          </w:rPr>
          <w:t>Discloser</w:t>
        </w:r>
      </w:ins>
      <w:ins w:id="117" w:author="Levine, Danielle (GE Vernova)" w:date="2026-07-17T11:54:00Z">
        <w:r w:rsidR="00477397" w:rsidRPr="0021567E">
          <w:rPr>
            <w:rFonts w:ascii="Tahoma" w:hAnsi="Tahoma" w:cs="Tahoma"/>
            <w:sz w:val="20"/>
          </w:rPr>
          <w:t xml:space="preserve"> may seek an appropriate protective order, waive compliance by the Receiving Party with the provisions of this Agreement, or both.  If, absent the entry of a protective order or receipt of a waiver, the </w:t>
        </w:r>
      </w:ins>
      <w:ins w:id="118" w:author="Levine, Danielle (GE Vernova)" w:date="2026-07-17T11:55:00Z" w16du:dateUtc="2026-07-17T15:55:00Z">
        <w:r w:rsidR="00477397" w:rsidRPr="0021567E">
          <w:rPr>
            <w:rFonts w:ascii="Tahoma" w:hAnsi="Tahoma" w:cs="Tahoma"/>
            <w:sz w:val="20"/>
          </w:rPr>
          <w:t>Recipient</w:t>
        </w:r>
      </w:ins>
      <w:ins w:id="119" w:author="Levine, Danielle (GE Vernova)" w:date="2026-07-17T11:54:00Z">
        <w:r w:rsidR="00477397" w:rsidRPr="0021567E">
          <w:rPr>
            <w:rFonts w:ascii="Tahoma" w:hAnsi="Tahoma" w:cs="Tahoma"/>
            <w:sz w:val="20"/>
          </w:rPr>
          <w:t xml:space="preserve"> is, in the opinion of its counsel, legally compelled to disclose such Confidential Information or Notes, the </w:t>
        </w:r>
      </w:ins>
      <w:ins w:id="120" w:author="Levine, Danielle (GE Vernova)" w:date="2026-07-17T11:55:00Z" w16du:dateUtc="2026-07-17T15:55:00Z">
        <w:r w:rsidR="00477397" w:rsidRPr="0021567E">
          <w:rPr>
            <w:rFonts w:ascii="Tahoma" w:hAnsi="Tahoma" w:cs="Tahoma"/>
            <w:sz w:val="20"/>
          </w:rPr>
          <w:t>Recipient</w:t>
        </w:r>
      </w:ins>
      <w:ins w:id="121" w:author="Levine, Danielle (GE Vernova)" w:date="2026-07-17T11:54:00Z">
        <w:r w:rsidR="00477397" w:rsidRPr="0021567E">
          <w:rPr>
            <w:rFonts w:ascii="Tahoma" w:hAnsi="Tahoma" w:cs="Tahoma"/>
            <w:sz w:val="20"/>
          </w:rPr>
          <w:t xml:space="preserve"> may disclose such Confidential Information or Notes to the persons and to the extent required without liability under this Agreement and will use its best efforts to obtain confidential treatment for any Confidential Information or Notes so disclosed.</w:t>
        </w:r>
        <w:r w:rsidR="00477397" w:rsidRPr="0021567E" w:rsidDel="002574FD">
          <w:rPr>
            <w:rFonts w:ascii="Tahoma" w:hAnsi="Tahoma" w:cs="Tahoma"/>
            <w:sz w:val="20"/>
          </w:rPr>
          <w:t xml:space="preserve"> </w:t>
        </w:r>
      </w:ins>
      <w:commentRangeStart w:id="122"/>
      <w:del w:id="123" w:author="Levine, Danielle (GE Vernova)" w:date="2026-07-17T11:18:00Z" w16du:dateUtc="2026-07-17T15:18:00Z">
        <w:r w:rsidRPr="0021567E" w:rsidDel="002574FD">
          <w:rPr>
            <w:rFonts w:ascii="Tahoma" w:hAnsi="Tahoma" w:cs="Tahoma"/>
            <w:sz w:val="20"/>
          </w:rPr>
          <w:delText>In the event any governmental or judicial order requires the disclosure of Confidential Information as in 5(</w:delText>
        </w:r>
      </w:del>
      <w:del w:id="124" w:author="Levine, Danielle (GE Vernova)" w:date="2026-07-17T11:03:00Z" w16du:dateUtc="2026-07-17T15:03:00Z">
        <w:r w:rsidRPr="0021567E" w:rsidDel="00131239">
          <w:rPr>
            <w:rFonts w:ascii="Tahoma" w:hAnsi="Tahoma" w:cs="Tahoma"/>
            <w:sz w:val="20"/>
          </w:rPr>
          <w:delText>f</w:delText>
        </w:r>
      </w:del>
      <w:del w:id="125" w:author="Levine, Danielle (GE Vernova)" w:date="2026-07-17T11:18:00Z" w16du:dateUtc="2026-07-17T15:18:00Z">
        <w:r w:rsidRPr="0021567E" w:rsidDel="002574FD">
          <w:rPr>
            <w:rFonts w:ascii="Tahoma" w:hAnsi="Tahoma" w:cs="Tahoma"/>
            <w:sz w:val="20"/>
          </w:rPr>
          <w:delText xml:space="preserve">) above, the Recipient shall promptly but in any event prior to such disclosure notify the originator of the Confidential Information of the requirement and </w:delText>
        </w:r>
      </w:del>
      <w:del w:id="126" w:author="Levine, Danielle (GE Vernova)" w:date="2026-07-17T11:04:00Z" w16du:dateUtc="2026-07-17T15:04:00Z">
        <w:r w:rsidRPr="0021567E" w:rsidDel="004A106D">
          <w:rPr>
            <w:rFonts w:ascii="Tahoma" w:hAnsi="Tahoma" w:cs="Tahoma"/>
            <w:sz w:val="20"/>
          </w:rPr>
          <w:delText>provide reasonable assistance</w:delText>
        </w:r>
      </w:del>
      <w:del w:id="127" w:author="Levine, Danielle (GE Vernova)" w:date="2026-07-17T11:18:00Z" w16du:dateUtc="2026-07-17T15:18:00Z">
        <w:r w:rsidRPr="0021567E" w:rsidDel="002574FD">
          <w:rPr>
            <w:rFonts w:ascii="Tahoma" w:hAnsi="Tahoma" w:cs="Tahoma"/>
            <w:sz w:val="20"/>
          </w:rPr>
          <w:delText xml:space="preserve"> (not including financial or legal assistance) if the originator decides to oppose such governmental or judicial order.  The Recipient shall not be liable for any disclosure of Confidential Information made pursuant to such governmental or judicial order if it has complied with the provisions of this paragraph.</w:delText>
        </w:r>
      </w:del>
      <w:commentRangeEnd w:id="122"/>
      <w:r w:rsidR="00836106" w:rsidRPr="0021567E">
        <w:rPr>
          <w:rStyle w:val="CommentReference"/>
          <w:rFonts w:ascii="Tahoma" w:hAnsi="Tahoma" w:cs="Tahoma"/>
          <w:sz w:val="20"/>
          <w:szCs w:val="20"/>
        </w:rPr>
        <w:commentReference w:id="122"/>
      </w:r>
    </w:p>
    <w:p w14:paraId="0000ED13" w14:textId="2FB647ED" w:rsidR="0059184B" w:rsidRPr="0021567E" w:rsidRDefault="0059184B" w:rsidP="00A13ED2">
      <w:pPr>
        <w:pStyle w:val="Text0"/>
        <w:spacing w:before="0" w:after="120" w:line="240" w:lineRule="auto"/>
        <w:jc w:val="both"/>
        <w:rPr>
          <w:rFonts w:ascii="Tahoma" w:hAnsi="Tahoma" w:cs="Tahoma"/>
          <w:bCs/>
          <w:sz w:val="20"/>
        </w:rPr>
      </w:pPr>
      <w:r w:rsidRPr="0021567E">
        <w:rPr>
          <w:rFonts w:ascii="Tahoma" w:hAnsi="Tahoma" w:cs="Tahoma"/>
          <w:sz w:val="20"/>
        </w:rPr>
        <w:t>7.</w:t>
      </w:r>
      <w:commentRangeStart w:id="128"/>
      <w:r w:rsidRPr="0021567E">
        <w:rPr>
          <w:rFonts w:ascii="Tahoma" w:hAnsi="Tahoma" w:cs="Tahoma"/>
          <w:sz w:val="20"/>
        </w:rPr>
        <w:tab/>
      </w:r>
      <w:del w:id="129" w:author="Levine, Danielle (GE Vernova)" w:date="2026-07-16T16:09:00Z" w16du:dateUtc="2026-07-16T20:09:00Z">
        <w:r w:rsidRPr="0021567E" w:rsidDel="00147C21">
          <w:rPr>
            <w:rFonts w:ascii="Tahoma" w:hAnsi="Tahoma" w:cs="Tahoma"/>
            <w:sz w:val="20"/>
          </w:rPr>
          <w:delText>Upon expiration or termination of this Agreement, neither party shall have the duty to return or destroy all documents concerning the Confidential Information, or to certify in writing their destruction.</w:delText>
        </w:r>
      </w:del>
      <w:commentRangeEnd w:id="128"/>
      <w:r w:rsidR="0040164A" w:rsidRPr="0021567E">
        <w:rPr>
          <w:rStyle w:val="CommentReference"/>
          <w:rFonts w:ascii="Tahoma" w:hAnsi="Tahoma" w:cs="Tahoma"/>
          <w:sz w:val="20"/>
          <w:szCs w:val="20"/>
        </w:rPr>
        <w:commentReference w:id="128"/>
      </w:r>
      <w:ins w:id="130" w:author="Levine, Danielle (GE Vernova)" w:date="2026-07-17T11:19:00Z" w16du:dateUtc="2026-07-17T15:19:00Z">
        <w:r w:rsidR="00AA0FDC" w:rsidRPr="0021567E">
          <w:rPr>
            <w:rFonts w:ascii="Tahoma" w:hAnsi="Tahoma" w:cs="Tahoma"/>
            <w:sz w:val="20"/>
          </w:rPr>
          <w:t xml:space="preserve"> </w:t>
        </w:r>
      </w:ins>
      <w:ins w:id="131" w:author="Levine, Danielle (GE Vernova)" w:date="2026-07-17T11:21:00Z">
        <w:r w:rsidR="000250EF" w:rsidRPr="0021567E">
          <w:rPr>
            <w:rFonts w:ascii="Tahoma" w:hAnsi="Tahoma" w:cs="Tahoma"/>
            <w:sz w:val="20"/>
          </w:rPr>
          <w:t xml:space="preserve">If either </w:t>
        </w:r>
      </w:ins>
      <w:ins w:id="132" w:author="Levine, Danielle (GE Vernova)" w:date="2026-07-17T11:21:00Z" w16du:dateUtc="2026-07-17T15:21:00Z">
        <w:r w:rsidR="000250EF" w:rsidRPr="0021567E">
          <w:rPr>
            <w:rFonts w:ascii="Tahoma" w:hAnsi="Tahoma" w:cs="Tahoma"/>
            <w:sz w:val="20"/>
          </w:rPr>
          <w:t>P</w:t>
        </w:r>
      </w:ins>
      <w:ins w:id="133" w:author="Levine, Danielle (GE Vernova)" w:date="2026-07-17T11:21:00Z">
        <w:r w:rsidR="000250EF" w:rsidRPr="0021567E">
          <w:rPr>
            <w:rFonts w:ascii="Tahoma" w:hAnsi="Tahoma" w:cs="Tahoma"/>
            <w:sz w:val="20"/>
          </w:rPr>
          <w:t xml:space="preserve">arty decides not to proceed with the </w:t>
        </w:r>
      </w:ins>
      <w:ins w:id="134" w:author="Levine, Danielle (GE Vernova)" w:date="2026-07-17T11:21:00Z" w16du:dateUtc="2026-07-17T15:21:00Z">
        <w:r w:rsidR="000250EF" w:rsidRPr="0021567E">
          <w:rPr>
            <w:rFonts w:ascii="Tahoma" w:hAnsi="Tahoma" w:cs="Tahoma"/>
            <w:sz w:val="20"/>
          </w:rPr>
          <w:t>Defined Purpose</w:t>
        </w:r>
      </w:ins>
      <w:ins w:id="135" w:author="Levine, Danielle (GE Vernova)" w:date="2026-07-17T11:21:00Z">
        <w:r w:rsidR="000250EF" w:rsidRPr="0021567E">
          <w:rPr>
            <w:rFonts w:ascii="Tahoma" w:hAnsi="Tahoma" w:cs="Tahoma"/>
            <w:sz w:val="20"/>
          </w:rPr>
          <w:t xml:space="preserve">, it will promptly inform the other </w:t>
        </w:r>
      </w:ins>
      <w:ins w:id="136" w:author="Levine, Danielle (GE Vernova)" w:date="2026-07-17T11:21:00Z" w16du:dateUtc="2026-07-17T15:21:00Z">
        <w:r w:rsidR="000250EF" w:rsidRPr="0021567E">
          <w:rPr>
            <w:rFonts w:ascii="Tahoma" w:hAnsi="Tahoma" w:cs="Tahoma"/>
            <w:sz w:val="20"/>
          </w:rPr>
          <w:t>P</w:t>
        </w:r>
      </w:ins>
      <w:ins w:id="137" w:author="Levine, Danielle (GE Vernova)" w:date="2026-07-17T11:21:00Z">
        <w:r w:rsidR="000250EF" w:rsidRPr="0021567E">
          <w:rPr>
            <w:rFonts w:ascii="Tahoma" w:hAnsi="Tahoma" w:cs="Tahoma"/>
            <w:sz w:val="20"/>
          </w:rPr>
          <w:t xml:space="preserve">arty of that decision in writing.  In addition, the </w:t>
        </w:r>
      </w:ins>
      <w:ins w:id="138" w:author="Levine, Danielle (GE Vernova)" w:date="2026-07-17T11:21:00Z" w16du:dateUtc="2026-07-17T15:21:00Z">
        <w:r w:rsidR="000250EF" w:rsidRPr="0021567E">
          <w:rPr>
            <w:rFonts w:ascii="Tahoma" w:hAnsi="Tahoma" w:cs="Tahoma"/>
            <w:sz w:val="20"/>
          </w:rPr>
          <w:t>Discloser</w:t>
        </w:r>
      </w:ins>
      <w:ins w:id="139" w:author="Levine, Danielle (GE Vernova)" w:date="2026-07-17T11:21:00Z">
        <w:r w:rsidR="000250EF" w:rsidRPr="0021567E">
          <w:rPr>
            <w:rFonts w:ascii="Tahoma" w:hAnsi="Tahoma" w:cs="Tahoma"/>
            <w:sz w:val="20"/>
          </w:rPr>
          <w:t xml:space="preserve"> may elect at any time by written notice to the </w:t>
        </w:r>
      </w:ins>
      <w:ins w:id="140" w:author="Levine, Danielle (GE Vernova)" w:date="2026-07-17T11:21:00Z" w16du:dateUtc="2026-07-17T15:21:00Z">
        <w:r w:rsidR="000250EF" w:rsidRPr="0021567E">
          <w:rPr>
            <w:rFonts w:ascii="Tahoma" w:hAnsi="Tahoma" w:cs="Tahoma"/>
            <w:sz w:val="20"/>
          </w:rPr>
          <w:t>Recipient</w:t>
        </w:r>
      </w:ins>
      <w:ins w:id="141" w:author="Levine, Danielle (GE Vernova)" w:date="2026-07-17T11:21:00Z">
        <w:r w:rsidR="000250EF" w:rsidRPr="0021567E">
          <w:rPr>
            <w:rFonts w:ascii="Tahoma" w:hAnsi="Tahoma" w:cs="Tahoma"/>
            <w:sz w:val="20"/>
          </w:rPr>
          <w:t xml:space="preserve"> to terminate further access to and such party’s review of the Confidential Information.  In any such case or upon any other termination of this Agreement, the Receiving Party will immediately</w:t>
        </w:r>
      </w:ins>
      <w:ins w:id="142" w:author="Levine, Danielle (GE Vernova)" w:date="2026-07-17T11:21:00Z" w16du:dateUtc="2026-07-17T15:21:00Z">
        <w:r w:rsidR="000250EF" w:rsidRPr="0021567E">
          <w:rPr>
            <w:rFonts w:ascii="Tahoma" w:hAnsi="Tahoma" w:cs="Tahoma"/>
            <w:sz w:val="20"/>
          </w:rPr>
          <w:t>:</w:t>
        </w:r>
      </w:ins>
      <w:ins w:id="143" w:author="Levine, Danielle (GE Vernova)" w:date="2026-07-17T11:21:00Z">
        <w:r w:rsidR="000250EF" w:rsidRPr="0021567E">
          <w:rPr>
            <w:rFonts w:ascii="Tahoma" w:hAnsi="Tahoma" w:cs="Tahoma"/>
            <w:sz w:val="20"/>
          </w:rPr>
          <w:t xml:space="preserve">  (a) return all Confidential Information disclosed to it; and (b) destroy, with such destruction to be certified by the </w:t>
        </w:r>
      </w:ins>
      <w:ins w:id="144" w:author="Levine, Danielle (GE Vernova)" w:date="2026-07-17T11:21:00Z" w16du:dateUtc="2026-07-17T15:21:00Z">
        <w:r w:rsidR="000250EF" w:rsidRPr="0021567E">
          <w:rPr>
            <w:rFonts w:ascii="Tahoma" w:hAnsi="Tahoma" w:cs="Tahoma"/>
            <w:sz w:val="20"/>
          </w:rPr>
          <w:t>Recipient</w:t>
        </w:r>
      </w:ins>
      <w:ins w:id="145" w:author="Levine, Danielle (GE Vernova)" w:date="2026-07-17T11:21:00Z">
        <w:r w:rsidR="000250EF" w:rsidRPr="0021567E">
          <w:rPr>
            <w:rFonts w:ascii="Tahoma" w:hAnsi="Tahoma" w:cs="Tahoma"/>
            <w:sz w:val="20"/>
          </w:rPr>
          <w:t xml:space="preserve">, all Notes, without retaining any copy thereof.  No such termination of the Agreement or return or destruction of the Confidential Information or Notes will affect the confidentiality obligations of the </w:t>
        </w:r>
      </w:ins>
      <w:ins w:id="146" w:author="Levine, Danielle (GE Vernova)" w:date="2026-07-17T11:22:00Z" w16du:dateUtc="2026-07-17T15:22:00Z">
        <w:r w:rsidR="000250EF" w:rsidRPr="0021567E">
          <w:rPr>
            <w:rFonts w:ascii="Tahoma" w:hAnsi="Tahoma" w:cs="Tahoma"/>
            <w:sz w:val="20"/>
          </w:rPr>
          <w:t>Recipient</w:t>
        </w:r>
      </w:ins>
      <w:ins w:id="147" w:author="Levine, Danielle (GE Vernova)" w:date="2026-07-17T11:21:00Z">
        <w:r w:rsidR="000250EF" w:rsidRPr="0021567E">
          <w:rPr>
            <w:rFonts w:ascii="Tahoma" w:hAnsi="Tahoma" w:cs="Tahoma"/>
            <w:sz w:val="20"/>
          </w:rPr>
          <w:t>, its Affiliates, or its or their Authorized Parties, all of which will continue in effect as provided in this Agreement.  Nothing in this Section </w:t>
        </w:r>
      </w:ins>
      <w:ins w:id="148" w:author="Levine, Danielle (GE Vernova)" w:date="2026-07-17T11:22:00Z" w16du:dateUtc="2026-07-17T15:22:00Z">
        <w:r w:rsidR="000250EF" w:rsidRPr="0021567E">
          <w:rPr>
            <w:rFonts w:ascii="Tahoma" w:hAnsi="Tahoma" w:cs="Tahoma"/>
            <w:sz w:val="20"/>
          </w:rPr>
          <w:t>7</w:t>
        </w:r>
      </w:ins>
      <w:ins w:id="149" w:author="Levine, Danielle (GE Vernova)" w:date="2026-07-17T11:21:00Z">
        <w:r w:rsidR="000250EF" w:rsidRPr="0021567E">
          <w:rPr>
            <w:rFonts w:ascii="Tahoma" w:hAnsi="Tahoma" w:cs="Tahoma"/>
            <w:sz w:val="20"/>
          </w:rPr>
          <w:t xml:space="preserve"> shall require either </w:t>
        </w:r>
      </w:ins>
      <w:ins w:id="150" w:author="Levine, Danielle (GE Vernova)" w:date="2026-07-17T11:22:00Z" w16du:dateUtc="2026-07-17T15:22:00Z">
        <w:r w:rsidR="000250EF" w:rsidRPr="0021567E">
          <w:rPr>
            <w:rFonts w:ascii="Tahoma" w:hAnsi="Tahoma" w:cs="Tahoma"/>
            <w:sz w:val="20"/>
          </w:rPr>
          <w:t>P</w:t>
        </w:r>
      </w:ins>
      <w:ins w:id="151" w:author="Levine, Danielle (GE Vernova)" w:date="2026-07-17T11:21:00Z">
        <w:r w:rsidR="000250EF" w:rsidRPr="0021567E">
          <w:rPr>
            <w:rFonts w:ascii="Tahoma" w:hAnsi="Tahoma" w:cs="Tahoma"/>
            <w:sz w:val="20"/>
          </w:rPr>
          <w:t>arty or any of their respective Affiliates and/or Authorized Parties to return, destroy, or delete copies of any computer records and/or files containing the Confidential Information that have been created pursuant to automated processes such as document retention/archiving and/or back</w:t>
        </w:r>
        <w:r w:rsidR="000250EF" w:rsidRPr="0021567E">
          <w:rPr>
            <w:rFonts w:ascii="Tahoma" w:hAnsi="Tahoma" w:cs="Tahoma"/>
            <w:sz w:val="20"/>
          </w:rPr>
          <w:noBreakHyphen/>
          <w:t xml:space="preserve">up policies/procedures, provided that each and any such copies:  (x) are kept confidential and cannot be accessed in the regular course of business; (y) are maintained and archived in compliance with reasonable information security standards; and (z) are properly deleted as required by the </w:t>
        </w:r>
      </w:ins>
      <w:ins w:id="152" w:author="Levine, Danielle (GE Vernova)" w:date="2026-07-17T11:22:00Z" w16du:dateUtc="2026-07-17T15:22:00Z">
        <w:r w:rsidR="000250EF" w:rsidRPr="0021567E">
          <w:rPr>
            <w:rFonts w:ascii="Tahoma" w:hAnsi="Tahoma" w:cs="Tahoma"/>
            <w:sz w:val="20"/>
          </w:rPr>
          <w:t>Recipient</w:t>
        </w:r>
      </w:ins>
      <w:ins w:id="153" w:author="Levine, Danielle (GE Vernova)" w:date="2026-07-17T11:21:00Z">
        <w:r w:rsidR="000250EF" w:rsidRPr="0021567E">
          <w:rPr>
            <w:rFonts w:ascii="Tahoma" w:hAnsi="Tahoma" w:cs="Tahoma"/>
            <w:sz w:val="20"/>
          </w:rPr>
          <w:t>’s document retention/archiving and/or back</w:t>
        </w:r>
        <w:r w:rsidR="000250EF" w:rsidRPr="0021567E">
          <w:rPr>
            <w:rFonts w:ascii="Tahoma" w:hAnsi="Tahoma" w:cs="Tahoma"/>
            <w:sz w:val="20"/>
          </w:rPr>
          <w:noBreakHyphen/>
          <w:t>up policies/procedures.</w:t>
        </w:r>
      </w:ins>
    </w:p>
    <w:p w14:paraId="3E939BF0" w14:textId="313B3582"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8.</w:t>
      </w:r>
      <w:r w:rsidRPr="0021567E">
        <w:rPr>
          <w:rFonts w:ascii="Tahoma" w:hAnsi="Tahoma" w:cs="Tahoma"/>
          <w:sz w:val="20"/>
        </w:rPr>
        <w:tab/>
      </w:r>
      <w:commentRangeStart w:id="154"/>
      <w:del w:id="155" w:author="Levine, Danielle (GE Vernova)" w:date="2026-07-17T11:50:00Z" w16du:dateUtc="2026-07-17T15:50:00Z">
        <w:r w:rsidRPr="0021567E" w:rsidDel="007A4F39">
          <w:rPr>
            <w:rFonts w:ascii="Tahoma" w:hAnsi="Tahoma" w:cs="Tahoma"/>
            <w:sz w:val="20"/>
          </w:rPr>
          <w:delText>Prior to disclosure of Confidential information to an employee, each party shall fully advise such employee that he or she is required to hold in confidence all information and that such information is not to be disclosed to persons outside his or her organization or to any co-employee not directly concerned with furthering the Defined Purpose.  To the extent permitted by law, the parties shall maintain between themselves and their officers, employees and consultants duly binding agreements by such persons as may be necessary to fulfill their obligations under this Agreement.</w:delText>
        </w:r>
      </w:del>
      <w:ins w:id="156" w:author="Levine, Danielle (GE Vernova)" w:date="2026-07-17T11:50:00Z" w16du:dateUtc="2026-07-17T15:50:00Z">
        <w:r w:rsidR="007A4F39" w:rsidRPr="0021567E">
          <w:rPr>
            <w:rFonts w:ascii="Tahoma" w:hAnsi="Tahoma" w:cs="Tahoma"/>
            <w:sz w:val="20"/>
          </w:rPr>
          <w:t xml:space="preserve"> </w:t>
        </w:r>
      </w:ins>
      <w:commentRangeEnd w:id="154"/>
      <w:ins w:id="157" w:author="Levine, Danielle (GE Vernova)" w:date="2026-07-17T11:51:00Z" w16du:dateUtc="2026-07-17T15:51:00Z">
        <w:r w:rsidR="007A4F39" w:rsidRPr="0021567E">
          <w:rPr>
            <w:rStyle w:val="CommentReference"/>
            <w:rFonts w:ascii="Tahoma" w:hAnsi="Tahoma" w:cs="Tahoma"/>
            <w:sz w:val="20"/>
            <w:szCs w:val="20"/>
            <w:rPrChange w:id="158" w:author="Levine, Danielle (GE Vernova)" w:date="2026-07-17T13:31:00Z" w16du:dateUtc="2026-07-17T17:31:00Z">
              <w:rPr>
                <w:rStyle w:val="CommentReference"/>
                <w:rFonts w:ascii="GE Inspira Sans" w:hAnsi="GE Inspira Sans" w:cs="Arial Narrow"/>
                <w:sz w:val="24"/>
                <w:szCs w:val="24"/>
              </w:rPr>
            </w:rPrChange>
          </w:rPr>
          <w:commentReference w:id="154"/>
        </w:r>
      </w:ins>
      <w:ins w:id="159" w:author="Levine, Danielle (GE Vernova)" w:date="2026-07-17T11:55:00Z" w16du:dateUtc="2026-07-17T15:55:00Z">
        <w:r w:rsidR="00716373" w:rsidRPr="0021567E">
          <w:rPr>
            <w:rFonts w:ascii="Tahoma" w:hAnsi="Tahoma" w:cs="Tahoma"/>
            <w:sz w:val="20"/>
            <w:rPrChange w:id="160" w:author="Levine, Danielle (GE Vernova)" w:date="2026-07-17T13:31:00Z" w16du:dateUtc="2026-07-17T17:31:00Z">
              <w:rPr>
                <w:rFonts w:ascii="GE Inspira Sans" w:hAnsi="GE Inspira Sans" w:cs="Arial Narrow"/>
                <w:sz w:val="24"/>
                <w:szCs w:val="24"/>
              </w:rPr>
            </w:rPrChange>
          </w:rPr>
          <w:t xml:space="preserve"> </w:t>
        </w:r>
      </w:ins>
      <w:ins w:id="161" w:author="Levine, Danielle (GE Vernova)" w:date="2026-07-17T13:16:00Z" w16du:dateUtc="2026-07-17T17:16:00Z">
        <w:r w:rsidR="00A05ED9" w:rsidRPr="0021567E">
          <w:rPr>
            <w:rFonts w:ascii="Tahoma" w:hAnsi="Tahoma" w:cs="Tahoma"/>
            <w:sz w:val="20"/>
          </w:rPr>
          <w:t>Reserved.</w:t>
        </w:r>
      </w:ins>
    </w:p>
    <w:p w14:paraId="3FD21C35" w14:textId="3DB351F2" w:rsidR="0059184B" w:rsidRPr="0021567E" w:rsidRDefault="0059184B" w:rsidP="00A13ED2">
      <w:pPr>
        <w:spacing w:after="120"/>
        <w:ind w:firstLine="360"/>
        <w:jc w:val="both"/>
        <w:rPr>
          <w:rFonts w:ascii="Tahoma" w:hAnsi="Tahoma" w:cs="Tahoma"/>
          <w:sz w:val="20"/>
          <w:szCs w:val="20"/>
        </w:rPr>
      </w:pPr>
      <w:r w:rsidRPr="0021567E">
        <w:rPr>
          <w:rFonts w:ascii="Tahoma" w:hAnsi="Tahoma" w:cs="Tahoma"/>
          <w:sz w:val="20"/>
          <w:szCs w:val="20"/>
        </w:rPr>
        <w:t>9.</w:t>
      </w:r>
      <w:r w:rsidRPr="0021567E">
        <w:rPr>
          <w:rFonts w:ascii="Tahoma" w:hAnsi="Tahoma" w:cs="Tahoma"/>
          <w:sz w:val="20"/>
          <w:szCs w:val="20"/>
        </w:rPr>
        <w:tab/>
        <w:t>Any notices required by this Agreement and any other written communications relating to this Agreement shall be directed to the attention of the following named representatives:</w:t>
      </w:r>
    </w:p>
    <w:p w14:paraId="235B82D0" w14:textId="77777777" w:rsidR="005D5D09" w:rsidRPr="0021567E" w:rsidRDefault="005D5D09" w:rsidP="00A13ED2">
      <w:pPr>
        <w:spacing w:after="120"/>
        <w:ind w:firstLine="360"/>
        <w:jc w:val="both"/>
        <w:rPr>
          <w:rFonts w:ascii="Tahoma" w:hAnsi="Tahoma" w:cs="Tahoma"/>
          <w:sz w:val="20"/>
          <w:szCs w:val="20"/>
        </w:rPr>
      </w:pPr>
    </w:p>
    <w:tbl>
      <w:tblPr>
        <w:tblW w:w="0" w:type="auto"/>
        <w:tblInd w:w="900" w:type="dxa"/>
        <w:tblLayout w:type="fixed"/>
        <w:tblLook w:val="04A0" w:firstRow="1" w:lastRow="0" w:firstColumn="1" w:lastColumn="0" w:noHBand="0" w:noVBand="1"/>
      </w:tblPr>
      <w:tblGrid>
        <w:gridCol w:w="3420"/>
        <w:gridCol w:w="4410"/>
      </w:tblGrid>
      <w:tr w:rsidR="0059184B" w:rsidRPr="0021567E" w14:paraId="6A2CD774" w14:textId="77777777" w:rsidTr="00A13ED2">
        <w:trPr>
          <w:trHeight w:val="573"/>
        </w:trPr>
        <w:tc>
          <w:tcPr>
            <w:tcW w:w="3420" w:type="dxa"/>
            <w:hideMark/>
          </w:tcPr>
          <w:p w14:paraId="7A90F298" w14:textId="419C798B" w:rsidR="0059184B" w:rsidRPr="0021567E" w:rsidRDefault="00467F7C" w:rsidP="00A13ED2">
            <w:pPr>
              <w:pStyle w:val="text"/>
              <w:tabs>
                <w:tab w:val="clear" w:pos="810"/>
              </w:tabs>
              <w:spacing w:before="0" w:after="120" w:line="240" w:lineRule="auto"/>
              <w:ind w:firstLine="0"/>
              <w:rPr>
                <w:rFonts w:ascii="Tahoma" w:hAnsi="Tahoma" w:cs="Tahoma"/>
                <w:b/>
                <w:sz w:val="20"/>
              </w:rPr>
            </w:pPr>
            <w:bookmarkStart w:id="162" w:name="Text11"/>
            <w:commentRangeStart w:id="163"/>
            <w:r w:rsidRPr="0021567E">
              <w:rPr>
                <w:rFonts w:ascii="Tahoma" w:hAnsi="Tahoma" w:cs="Tahoma"/>
                <w:b/>
                <w:sz w:val="20"/>
              </w:rPr>
              <w:lastRenderedPageBreak/>
              <w:t>GE Vernova</w:t>
            </w:r>
          </w:p>
          <w:p w14:paraId="25B7AD27" w14:textId="30BB73FF" w:rsidR="0059184B" w:rsidRPr="0021567E" w:rsidRDefault="00467F7C"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58 Charles Street</w:t>
            </w:r>
          </w:p>
          <w:p w14:paraId="127A756E" w14:textId="07F2D152" w:rsidR="0059184B" w:rsidRPr="0021567E" w:rsidRDefault="00467F7C"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Cambridge, MA 02141</w:t>
            </w:r>
            <w:commentRangeEnd w:id="163"/>
            <w:r w:rsidR="00125C32" w:rsidRPr="0021567E">
              <w:rPr>
                <w:rStyle w:val="CommentReference"/>
                <w:rFonts w:ascii="Tahoma" w:hAnsi="Tahoma" w:cs="Tahoma"/>
                <w:b/>
                <w:sz w:val="20"/>
                <w:szCs w:val="20"/>
              </w:rPr>
              <w:commentReference w:id="163"/>
            </w:r>
          </w:p>
          <w:p w14:paraId="7EF7C2A4" w14:textId="33A1FB58" w:rsidR="0059184B" w:rsidRPr="0021567E" w:rsidRDefault="00467F7C"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Linda.ne</w:t>
            </w:r>
            <w:ins w:id="164" w:author="Levine, Danielle (GE Vernova)" w:date="2026-07-16T14:58:00Z" w16du:dateUtc="2026-07-16T18:58:00Z">
              <w:r w:rsidR="00125C32" w:rsidRPr="0021567E">
                <w:rPr>
                  <w:rFonts w:ascii="Tahoma" w:hAnsi="Tahoma" w:cs="Tahoma"/>
                  <w:b/>
                  <w:sz w:val="20"/>
                </w:rPr>
                <w:t>l</w:t>
              </w:r>
            </w:ins>
            <w:r w:rsidRPr="0021567E">
              <w:rPr>
                <w:rFonts w:ascii="Tahoma" w:hAnsi="Tahoma" w:cs="Tahoma"/>
                <w:b/>
                <w:sz w:val="20"/>
              </w:rPr>
              <w:t>son@gevernova.com</w:t>
            </w:r>
          </w:p>
        </w:tc>
        <w:tc>
          <w:tcPr>
            <w:tcW w:w="4410" w:type="dxa"/>
            <w:hideMark/>
          </w:tcPr>
          <w:p w14:paraId="01F30AF0" w14:textId="0728121A" w:rsidR="0059184B" w:rsidRPr="0021567E" w:rsidRDefault="00A13ED2"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San Jacinto Community College District</w:t>
            </w:r>
          </w:p>
          <w:p w14:paraId="209E2EEF" w14:textId="379A45E4" w:rsidR="0059184B" w:rsidRPr="0021567E" w:rsidRDefault="00A13ED2"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4624 Fairmon</w:t>
            </w:r>
            <w:r w:rsidR="00691399" w:rsidRPr="0021567E">
              <w:rPr>
                <w:rFonts w:ascii="Tahoma" w:hAnsi="Tahoma" w:cs="Tahoma"/>
                <w:b/>
                <w:sz w:val="20"/>
              </w:rPr>
              <w:t>t</w:t>
            </w:r>
            <w:r w:rsidRPr="0021567E">
              <w:rPr>
                <w:rFonts w:ascii="Tahoma" w:hAnsi="Tahoma" w:cs="Tahoma"/>
                <w:b/>
                <w:sz w:val="20"/>
              </w:rPr>
              <w:t xml:space="preserve"> Parkway</w:t>
            </w:r>
          </w:p>
          <w:p w14:paraId="7A17FA8B" w14:textId="2B2BAF26" w:rsidR="00A13ED2" w:rsidRPr="0021567E" w:rsidRDefault="00691399"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Pasadena, Texas 77504</w:t>
            </w:r>
          </w:p>
          <w:p w14:paraId="6F7B59B1" w14:textId="7C018AD0" w:rsidR="0059184B" w:rsidRPr="0021567E" w:rsidRDefault="00691399" w:rsidP="00A13ED2">
            <w:pPr>
              <w:pStyle w:val="text"/>
              <w:tabs>
                <w:tab w:val="clear" w:pos="810"/>
              </w:tabs>
              <w:spacing w:before="0" w:after="120" w:line="240" w:lineRule="auto"/>
              <w:ind w:firstLine="0"/>
              <w:rPr>
                <w:rFonts w:ascii="Tahoma" w:hAnsi="Tahoma" w:cs="Tahoma"/>
                <w:b/>
                <w:sz w:val="20"/>
              </w:rPr>
            </w:pPr>
            <w:r w:rsidRPr="0021567E">
              <w:rPr>
                <w:rFonts w:ascii="Tahoma" w:hAnsi="Tahoma" w:cs="Tahoma"/>
                <w:b/>
                <w:sz w:val="20"/>
              </w:rPr>
              <w:t>Contracts.purchasing</w:t>
            </w:r>
            <w:r w:rsidR="0059184B" w:rsidRPr="0021567E">
              <w:rPr>
                <w:rFonts w:ascii="Tahoma" w:hAnsi="Tahoma" w:cs="Tahoma"/>
                <w:b/>
                <w:sz w:val="20"/>
              </w:rPr>
              <w:t>@</w:t>
            </w:r>
            <w:r w:rsidRPr="0021567E">
              <w:rPr>
                <w:rFonts w:ascii="Tahoma" w:hAnsi="Tahoma" w:cs="Tahoma"/>
                <w:b/>
                <w:sz w:val="20"/>
              </w:rPr>
              <w:t>sjcd.edu</w:t>
            </w:r>
          </w:p>
        </w:tc>
        <w:bookmarkEnd w:id="162"/>
      </w:tr>
    </w:tbl>
    <w:p w14:paraId="760F22B4" w14:textId="77777777" w:rsidR="005D5D09" w:rsidRPr="0021567E" w:rsidRDefault="005D5D09" w:rsidP="00A13ED2">
      <w:pPr>
        <w:pStyle w:val="Text0"/>
        <w:spacing w:before="0" w:after="120" w:line="240" w:lineRule="auto"/>
        <w:jc w:val="both"/>
        <w:rPr>
          <w:rFonts w:ascii="Tahoma" w:hAnsi="Tahoma" w:cs="Tahoma"/>
          <w:sz w:val="20"/>
        </w:rPr>
      </w:pPr>
    </w:p>
    <w:p w14:paraId="55527C98" w14:textId="0A7643AE"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Any change in the identity of a primary point of contact by either Party shall be made in writing with the other Party.</w:t>
      </w:r>
    </w:p>
    <w:p w14:paraId="5882ABEF" w14:textId="02AB33ED"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10.</w:t>
      </w:r>
      <w:r w:rsidRPr="0021567E">
        <w:rPr>
          <w:rFonts w:ascii="Tahoma" w:hAnsi="Tahoma" w:cs="Tahoma"/>
          <w:sz w:val="20"/>
        </w:rPr>
        <w:tab/>
        <w:t xml:space="preserve">This Agreement may be terminated at any time by either party giving thirty (30) days prior written notice to the other party. Unless earlier terminated, this Agreement and the exchange of Confidential Information shall expire </w:t>
      </w:r>
      <w:del w:id="165" w:author="Levine, Danielle (GE Vernova)" w:date="2026-07-16T16:09:00Z" w16du:dateUtc="2026-07-16T20:09:00Z">
        <w:r w:rsidRPr="0021567E" w:rsidDel="00147C21">
          <w:rPr>
            <w:rFonts w:ascii="Tahoma" w:hAnsi="Tahoma" w:cs="Tahoma"/>
            <w:sz w:val="20"/>
            <w:u w:val="single"/>
          </w:rPr>
          <w:delText xml:space="preserve">one </w:delText>
        </w:r>
      </w:del>
      <w:ins w:id="166" w:author="Levine, Danielle (GE Vernova)" w:date="2026-07-16T16:09:00Z" w16du:dateUtc="2026-07-16T20:09:00Z">
        <w:r w:rsidR="00147C21" w:rsidRPr="0021567E">
          <w:rPr>
            <w:rFonts w:ascii="Tahoma" w:hAnsi="Tahoma" w:cs="Tahoma"/>
            <w:sz w:val="20"/>
            <w:u w:val="single"/>
          </w:rPr>
          <w:t xml:space="preserve">two </w:t>
        </w:r>
      </w:ins>
      <w:r w:rsidRPr="0021567E">
        <w:rPr>
          <w:rFonts w:ascii="Tahoma" w:hAnsi="Tahoma" w:cs="Tahoma"/>
          <w:sz w:val="20"/>
          <w:u w:val="single"/>
        </w:rPr>
        <w:t>(</w:t>
      </w:r>
      <w:del w:id="167" w:author="Levine, Danielle (GE Vernova)" w:date="2026-07-16T16:09:00Z" w16du:dateUtc="2026-07-16T20:09:00Z">
        <w:r w:rsidRPr="0021567E" w:rsidDel="00147C21">
          <w:rPr>
            <w:rFonts w:ascii="Tahoma" w:hAnsi="Tahoma" w:cs="Tahoma"/>
            <w:sz w:val="20"/>
            <w:u w:val="single"/>
          </w:rPr>
          <w:delText>1</w:delText>
        </w:r>
      </w:del>
      <w:ins w:id="168" w:author="Levine, Danielle (GE Vernova)" w:date="2026-07-16T16:09:00Z" w16du:dateUtc="2026-07-16T20:09:00Z">
        <w:r w:rsidR="00147C21" w:rsidRPr="0021567E">
          <w:rPr>
            <w:rFonts w:ascii="Tahoma" w:hAnsi="Tahoma" w:cs="Tahoma"/>
            <w:sz w:val="20"/>
            <w:u w:val="single"/>
          </w:rPr>
          <w:t>2</w:t>
        </w:r>
      </w:ins>
      <w:r w:rsidRPr="0021567E">
        <w:rPr>
          <w:rFonts w:ascii="Tahoma" w:hAnsi="Tahoma" w:cs="Tahoma"/>
          <w:sz w:val="20"/>
          <w:u w:val="single"/>
        </w:rPr>
        <w:t>) year</w:t>
      </w:r>
      <w:ins w:id="169" w:author="Levine, Danielle (GE Vernova)" w:date="2026-07-16T16:09:00Z" w16du:dateUtc="2026-07-16T20:09:00Z">
        <w:r w:rsidR="00147C21" w:rsidRPr="0021567E">
          <w:rPr>
            <w:rFonts w:ascii="Tahoma" w:hAnsi="Tahoma" w:cs="Tahoma"/>
            <w:sz w:val="20"/>
            <w:u w:val="single"/>
          </w:rPr>
          <w:t>s</w:t>
        </w:r>
      </w:ins>
      <w:r w:rsidRPr="0021567E">
        <w:rPr>
          <w:rFonts w:ascii="Tahoma" w:hAnsi="Tahoma" w:cs="Tahoma"/>
          <w:sz w:val="20"/>
          <w:u w:val="single"/>
        </w:rPr>
        <w:t xml:space="preserve"> from </w:t>
      </w:r>
      <w:r w:rsidR="000766D5" w:rsidRPr="0021567E">
        <w:rPr>
          <w:rFonts w:ascii="Tahoma" w:hAnsi="Tahoma" w:cs="Tahoma"/>
          <w:sz w:val="20"/>
          <w:u w:val="single"/>
        </w:rPr>
        <w:t xml:space="preserve">the </w:t>
      </w:r>
      <w:r w:rsidR="009C502C" w:rsidRPr="0021567E">
        <w:rPr>
          <w:rFonts w:ascii="Tahoma" w:hAnsi="Tahoma" w:cs="Tahoma"/>
          <w:sz w:val="20"/>
          <w:u w:val="single"/>
        </w:rPr>
        <w:t>Effective Date</w:t>
      </w:r>
      <w:r w:rsidRPr="0021567E">
        <w:rPr>
          <w:rFonts w:ascii="Tahoma" w:hAnsi="Tahoma" w:cs="Tahoma"/>
          <w:sz w:val="20"/>
        </w:rPr>
        <w:t xml:space="preserve"> of this </w:t>
      </w:r>
      <w:del w:id="170" w:author="Levine, Danielle (GE Vernova)" w:date="2026-07-16T16:10:00Z" w16du:dateUtc="2026-07-16T20:10:00Z">
        <w:r w:rsidRPr="0021567E" w:rsidDel="00147C21">
          <w:rPr>
            <w:rFonts w:ascii="Tahoma" w:hAnsi="Tahoma" w:cs="Tahoma"/>
            <w:sz w:val="20"/>
          </w:rPr>
          <w:delText>non-disclosure a</w:delText>
        </w:r>
      </w:del>
      <w:ins w:id="171" w:author="Levine, Danielle (GE Vernova)" w:date="2026-07-16T16:10:00Z" w16du:dateUtc="2026-07-16T20:10:00Z">
        <w:r w:rsidR="00147C21" w:rsidRPr="0021567E">
          <w:rPr>
            <w:rFonts w:ascii="Tahoma" w:hAnsi="Tahoma" w:cs="Tahoma"/>
            <w:sz w:val="20"/>
          </w:rPr>
          <w:t>A</w:t>
        </w:r>
      </w:ins>
      <w:r w:rsidRPr="0021567E">
        <w:rPr>
          <w:rFonts w:ascii="Tahoma" w:hAnsi="Tahoma" w:cs="Tahoma"/>
          <w:sz w:val="20"/>
        </w:rPr>
        <w:t>greement</w:t>
      </w:r>
      <w:ins w:id="172" w:author="Levine, Danielle (GE Vernova)" w:date="2026-07-16T16:10:00Z" w16du:dateUtc="2026-07-16T20:10:00Z">
        <w:r w:rsidR="00147C21" w:rsidRPr="0021567E">
          <w:rPr>
            <w:rFonts w:ascii="Tahoma" w:hAnsi="Tahoma" w:cs="Tahoma"/>
            <w:sz w:val="20"/>
          </w:rPr>
          <w:t>, unless otherwise agreed by the Parties in writing</w:t>
        </w:r>
      </w:ins>
      <w:ins w:id="173" w:author="Levine, Danielle (GE Vernova)" w:date="2026-07-16T16:09:00Z" w16du:dateUtc="2026-07-16T20:09:00Z">
        <w:r w:rsidR="00147C21" w:rsidRPr="0021567E">
          <w:rPr>
            <w:rFonts w:ascii="Tahoma" w:hAnsi="Tahoma" w:cs="Tahoma"/>
            <w:sz w:val="20"/>
          </w:rPr>
          <w:t>.</w:t>
        </w:r>
      </w:ins>
      <w:r w:rsidRPr="0021567E">
        <w:rPr>
          <w:rFonts w:ascii="Tahoma" w:hAnsi="Tahoma" w:cs="Tahoma"/>
          <w:sz w:val="20"/>
        </w:rPr>
        <w:t xml:space="preserve"> </w:t>
      </w:r>
      <w:del w:id="174" w:author="Levine, Danielle (GE Vernova)" w:date="2026-07-16T16:10:00Z" w16du:dateUtc="2026-07-16T20:10:00Z">
        <w:r w:rsidRPr="0021567E" w:rsidDel="00147C21">
          <w:rPr>
            <w:rFonts w:ascii="Tahoma" w:hAnsi="Tahoma" w:cs="Tahoma"/>
            <w:sz w:val="20"/>
          </w:rPr>
          <w:delText xml:space="preserve">and any information exchanged after such termination or expiration shall not be protected under this Agreement. The parties’ obligation to protect Confidential Information pursuant to Article 4 above shall survive any such expiration or termination. </w:delText>
        </w:r>
      </w:del>
      <w:ins w:id="175" w:author="Levine, Danielle (GE Vernova)" w:date="2026-07-16T16:11:00Z">
        <w:r w:rsidR="00147C21" w:rsidRPr="0021567E">
          <w:rPr>
            <w:rFonts w:ascii="Tahoma" w:hAnsi="Tahoma" w:cs="Tahoma"/>
            <w:sz w:val="20"/>
          </w:rPr>
          <w:t xml:space="preserve">Any and all obligations of confidentiality shall nonetheless survive any such termination and/or expiration of this Agreement for a period of </w:t>
        </w:r>
      </w:ins>
      <w:commentRangeStart w:id="176"/>
      <w:ins w:id="177" w:author="Levine, Danielle (GE Vernova)" w:date="2026-07-17T13:14:00Z" w16du:dateUtc="2026-07-17T17:14:00Z">
        <w:r w:rsidR="005734D1" w:rsidRPr="0021567E">
          <w:rPr>
            <w:rFonts w:ascii="Tahoma" w:hAnsi="Tahoma" w:cs="Tahoma"/>
            <w:sz w:val="20"/>
          </w:rPr>
          <w:t>seven</w:t>
        </w:r>
      </w:ins>
      <w:ins w:id="178" w:author="Levine, Danielle (GE Vernova)" w:date="2026-07-16T16:11:00Z">
        <w:r w:rsidR="00147C21" w:rsidRPr="0021567E">
          <w:rPr>
            <w:rFonts w:ascii="Tahoma" w:hAnsi="Tahoma" w:cs="Tahoma"/>
            <w:sz w:val="20"/>
          </w:rPr>
          <w:t xml:space="preserve"> (</w:t>
        </w:r>
      </w:ins>
      <w:ins w:id="179" w:author="Levine, Danielle (GE Vernova)" w:date="2026-07-17T13:14:00Z" w16du:dateUtc="2026-07-17T17:14:00Z">
        <w:r w:rsidR="005734D1" w:rsidRPr="0021567E">
          <w:rPr>
            <w:rFonts w:ascii="Tahoma" w:hAnsi="Tahoma" w:cs="Tahoma"/>
            <w:sz w:val="20"/>
          </w:rPr>
          <w:t>7</w:t>
        </w:r>
      </w:ins>
      <w:ins w:id="180" w:author="Levine, Danielle (GE Vernova)" w:date="2026-07-16T16:11:00Z">
        <w:r w:rsidR="00147C21" w:rsidRPr="0021567E">
          <w:rPr>
            <w:rFonts w:ascii="Tahoma" w:hAnsi="Tahoma" w:cs="Tahoma"/>
            <w:sz w:val="20"/>
          </w:rPr>
          <w:t xml:space="preserve">) years </w:t>
        </w:r>
      </w:ins>
      <w:commentRangeEnd w:id="176"/>
      <w:ins w:id="181" w:author="Levine, Danielle (GE Vernova)" w:date="2026-07-17T13:36:00Z" w16du:dateUtc="2026-07-17T17:36:00Z">
        <w:r w:rsidR="00E63279" w:rsidRPr="0021567E">
          <w:rPr>
            <w:rStyle w:val="CommentReference"/>
            <w:rFonts w:ascii="Tahoma" w:hAnsi="Tahoma" w:cs="Tahoma"/>
            <w:sz w:val="20"/>
            <w:szCs w:val="20"/>
          </w:rPr>
          <w:commentReference w:id="176"/>
        </w:r>
      </w:ins>
      <w:ins w:id="182" w:author="Levine, Danielle (GE Vernova)" w:date="2026-07-16T16:11:00Z">
        <w:r w:rsidR="00147C21" w:rsidRPr="0021567E">
          <w:rPr>
            <w:rFonts w:ascii="Tahoma" w:hAnsi="Tahoma" w:cs="Tahoma"/>
            <w:sz w:val="20"/>
          </w:rPr>
          <w:t xml:space="preserve">unless otherwise agreed between the </w:t>
        </w:r>
      </w:ins>
      <w:ins w:id="183" w:author="Levine, Danielle (GE Vernova)" w:date="2026-07-16T16:11:00Z" w16du:dateUtc="2026-07-16T20:11:00Z">
        <w:r w:rsidR="00147C21" w:rsidRPr="0021567E">
          <w:rPr>
            <w:rFonts w:ascii="Tahoma" w:hAnsi="Tahoma" w:cs="Tahoma"/>
            <w:sz w:val="20"/>
          </w:rPr>
          <w:t>P</w:t>
        </w:r>
      </w:ins>
      <w:ins w:id="184" w:author="Levine, Danielle (GE Vernova)" w:date="2026-07-16T16:11:00Z">
        <w:r w:rsidR="00147C21" w:rsidRPr="0021567E">
          <w:rPr>
            <w:rFonts w:ascii="Tahoma" w:hAnsi="Tahoma" w:cs="Tahoma"/>
            <w:sz w:val="20"/>
          </w:rPr>
          <w:t>arties in writing.</w:t>
        </w:r>
      </w:ins>
    </w:p>
    <w:p w14:paraId="280ACC10" w14:textId="5150E28A"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11.</w:t>
      </w:r>
      <w:r w:rsidRPr="0021567E">
        <w:rPr>
          <w:rFonts w:ascii="Tahoma" w:hAnsi="Tahoma" w:cs="Tahoma"/>
          <w:sz w:val="20"/>
        </w:rPr>
        <w:tab/>
        <w:t xml:space="preserve">No rights or obligations other than those expressly recited herein are to be implied from this Agreement.  This Agreement shall not be construed to obligate a Party to disclose Confidential Information to the other Party. </w:t>
      </w:r>
      <w:commentRangeStart w:id="185"/>
      <w:del w:id="186" w:author="Levine, Danielle (GE Vernova)" w:date="2026-07-17T13:18:00Z" w16du:dateUtc="2026-07-17T17:18:00Z">
        <w:r w:rsidRPr="0021567E" w:rsidDel="00480504">
          <w:rPr>
            <w:rFonts w:ascii="Tahoma" w:hAnsi="Tahoma" w:cs="Tahoma"/>
            <w:sz w:val="20"/>
          </w:rPr>
          <w:delText>The disclosure of Confidential Information hereunder shall not be construed as granting a license under any patent or patent application or any right of use or ownership in the Confidential Information.  Nor shall such disclosure constitute any representation, warranty, assurance, guarantee or inducement by the Discloser with respect to infringement of patents or rights of third parties.</w:delText>
        </w:r>
      </w:del>
      <w:r w:rsidRPr="0021567E">
        <w:rPr>
          <w:rFonts w:ascii="Tahoma" w:hAnsi="Tahoma" w:cs="Tahoma"/>
          <w:sz w:val="20"/>
        </w:rPr>
        <w:t xml:space="preserve">  </w:t>
      </w:r>
      <w:commentRangeEnd w:id="185"/>
      <w:r w:rsidR="006F3712" w:rsidRPr="0021567E">
        <w:rPr>
          <w:rStyle w:val="CommentReference"/>
          <w:rFonts w:ascii="Tahoma" w:hAnsi="Tahoma" w:cs="Tahoma"/>
          <w:sz w:val="20"/>
          <w:szCs w:val="20"/>
        </w:rPr>
        <w:commentReference w:id="185"/>
      </w:r>
      <w:r w:rsidRPr="0021567E">
        <w:rPr>
          <w:rFonts w:ascii="Tahoma" w:hAnsi="Tahoma" w:cs="Tahoma"/>
          <w:sz w:val="20"/>
        </w:rPr>
        <w:t>No warranty or representation as to the accuracy, completeness or technical or scientific quality of any information or suitability for the Recipient’s intended use is provided herein.  WITHOUT RESTRICTING THE GENERALITY OF THE FOREGOING, THE PARTIES MAKE NO REPRESENTATION OR WARRANTY AS TO THE MERCHANTABILITY OR FITNESS FOR A PARTICULAR PURPOSE OF ANY CONFIDENTIAL INFORMATION DISCLOSED HEREUNDER.</w:t>
      </w:r>
    </w:p>
    <w:p w14:paraId="41434C4B" w14:textId="77777777"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12.  The Parties to this Agreement are independent contractors, and each will bear its own expenses it incurs in connection with this Agreement.  Neither Party has the right to make commitments of any kind for or on behalf of the other Party.  This Agreement is not intended to be, nor shall it be construed as a joint venture, partnership, teaming agreement, or other formal business relationship.  This Agreement shall not be construed in any manner to be an obligation to enter into any contracts or subcontracts between the Parties.</w:t>
      </w:r>
    </w:p>
    <w:p w14:paraId="4DD2A1DA" w14:textId="6BC6C9C3"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 xml:space="preserve">13.  </w:t>
      </w:r>
      <w:r w:rsidRPr="0021567E">
        <w:rPr>
          <w:rStyle w:val="apple-style-span"/>
          <w:rFonts w:ascii="Tahoma" w:hAnsi="Tahoma" w:cs="Tahoma"/>
          <w:color w:val="000000"/>
          <w:sz w:val="20"/>
          <w:shd w:val="clear" w:color="auto" w:fill="FFFFFF"/>
        </w:rPr>
        <w:t xml:space="preserve">This Agreement shall be construed in all respects in accordance with, and any dispute arising hereunder shall be governed by and </w:t>
      </w:r>
      <w:r w:rsidRPr="0021567E">
        <w:rPr>
          <w:rFonts w:ascii="Tahoma" w:hAnsi="Tahoma" w:cs="Tahoma"/>
          <w:color w:val="000000"/>
          <w:sz w:val="20"/>
        </w:rPr>
        <w:t xml:space="preserve">enforced in accordance with the laws of the State of </w:t>
      </w:r>
      <w:r w:rsidR="00BD5F70" w:rsidRPr="0021567E">
        <w:rPr>
          <w:rFonts w:ascii="Tahoma" w:hAnsi="Tahoma" w:cs="Tahoma"/>
          <w:color w:val="000000"/>
          <w:sz w:val="20"/>
        </w:rPr>
        <w:t>Texas</w:t>
      </w:r>
      <w:r w:rsidRPr="0021567E">
        <w:rPr>
          <w:rFonts w:ascii="Tahoma" w:hAnsi="Tahoma" w:cs="Tahoma"/>
          <w:color w:val="000000"/>
          <w:sz w:val="20"/>
        </w:rPr>
        <w:t xml:space="preserve">, without regard to its principles of conflicts of laws.  </w:t>
      </w:r>
      <w:ins w:id="187" w:author="Levine, Danielle (GE Vernova)" w:date="2026-07-16T16:12:00Z">
        <w:r w:rsidR="00147C21" w:rsidRPr="0021567E">
          <w:rPr>
            <w:rFonts w:ascii="Tahoma" w:hAnsi="Tahoma" w:cs="Tahoma"/>
            <w:color w:val="000000"/>
            <w:sz w:val="20"/>
          </w:rPr>
          <w:t xml:space="preserve">If the parties have a controversy, dispute or difference arising out of this Agreement, either </w:t>
        </w:r>
      </w:ins>
      <w:ins w:id="188" w:author="Levine, Danielle (GE Vernova)" w:date="2026-07-17T12:04:00Z" w16du:dateUtc="2026-07-17T16:04:00Z">
        <w:r w:rsidR="00B34623" w:rsidRPr="0021567E">
          <w:rPr>
            <w:rFonts w:ascii="Tahoma" w:hAnsi="Tahoma" w:cs="Tahoma"/>
            <w:color w:val="000000"/>
            <w:sz w:val="20"/>
          </w:rPr>
          <w:t>P</w:t>
        </w:r>
      </w:ins>
      <w:ins w:id="189" w:author="Levine, Danielle (GE Vernova)" w:date="2026-07-16T16:12:00Z">
        <w:r w:rsidR="00147C21" w:rsidRPr="0021567E">
          <w:rPr>
            <w:rFonts w:ascii="Tahoma" w:hAnsi="Tahoma" w:cs="Tahoma"/>
            <w:color w:val="000000"/>
            <w:sz w:val="20"/>
          </w:rPr>
          <w:t xml:space="preserve">arty may initiate litigation </w:t>
        </w:r>
      </w:ins>
      <w:ins w:id="190" w:author="Levine, Danielle (GE Vernova)" w:date="2026-07-17T11:58:00Z">
        <w:r w:rsidR="000D7C4D" w:rsidRPr="0021567E">
          <w:rPr>
            <w:rFonts w:ascii="Tahoma" w:hAnsi="Tahoma" w:cs="Tahoma"/>
            <w:color w:val="000000"/>
            <w:sz w:val="20"/>
          </w:rPr>
          <w:t>only in the U.S. District Court for the Southern District of</w:t>
        </w:r>
      </w:ins>
      <w:ins w:id="191" w:author="Levine, Danielle (GE Vernova)" w:date="2026-07-17T12:03:00Z" w16du:dateUtc="2026-07-17T16:03:00Z">
        <w:r w:rsidR="00FE3693" w:rsidRPr="0021567E">
          <w:rPr>
            <w:rFonts w:ascii="Tahoma" w:hAnsi="Tahoma" w:cs="Tahoma"/>
            <w:color w:val="000000"/>
            <w:sz w:val="20"/>
          </w:rPr>
          <w:t xml:space="preserve"> Texas</w:t>
        </w:r>
      </w:ins>
      <w:ins w:id="192" w:author="Levine, Danielle (GE Vernova)" w:date="2026-07-17T12:06:00Z" w16du:dateUtc="2026-07-17T16:06:00Z">
        <w:r w:rsidR="00F860E6" w:rsidRPr="0021567E">
          <w:rPr>
            <w:rFonts w:ascii="Tahoma" w:hAnsi="Tahoma" w:cs="Tahoma"/>
            <w:color w:val="000000"/>
            <w:sz w:val="20"/>
          </w:rPr>
          <w:t>, Houston Division,</w:t>
        </w:r>
      </w:ins>
      <w:ins w:id="193" w:author="Levine, Danielle (GE Vernova)" w:date="2026-07-17T11:58:00Z">
        <w:r w:rsidR="000D7C4D" w:rsidRPr="0021567E">
          <w:rPr>
            <w:rFonts w:ascii="Tahoma" w:hAnsi="Tahoma" w:cs="Tahoma"/>
            <w:color w:val="000000"/>
            <w:sz w:val="20"/>
          </w:rPr>
          <w:t xml:space="preserve"> or, if such court lacks subject matter jurisdiction, in </w:t>
        </w:r>
      </w:ins>
      <w:ins w:id="194" w:author="Levine, Danielle (GE Vernova)" w:date="2026-07-17T12:03:00Z" w16du:dateUtc="2026-07-17T16:03:00Z">
        <w:r w:rsidR="00FE3693" w:rsidRPr="0021567E">
          <w:rPr>
            <w:rFonts w:ascii="Tahoma" w:hAnsi="Tahoma" w:cs="Tahoma"/>
            <w:color w:val="000000"/>
            <w:sz w:val="20"/>
          </w:rPr>
          <w:t xml:space="preserve">Texas </w:t>
        </w:r>
      </w:ins>
      <w:ins w:id="195" w:author="Levine, Danielle (GE Vernova)" w:date="2026-07-17T12:04:00Z" w16du:dateUtc="2026-07-17T16:04:00Z">
        <w:r w:rsidR="00E06A5B" w:rsidRPr="0021567E">
          <w:rPr>
            <w:rFonts w:ascii="Tahoma" w:hAnsi="Tahoma" w:cs="Tahoma"/>
            <w:color w:val="000000"/>
            <w:sz w:val="20"/>
          </w:rPr>
          <w:t>state courts located in</w:t>
        </w:r>
      </w:ins>
      <w:ins w:id="196" w:author="Levine, Danielle (GE Vernova)" w:date="2026-07-17T11:58:00Z">
        <w:r w:rsidR="000D7C4D" w:rsidRPr="0021567E">
          <w:rPr>
            <w:rFonts w:ascii="Tahoma" w:hAnsi="Tahoma" w:cs="Tahoma"/>
            <w:color w:val="000000"/>
            <w:sz w:val="20"/>
          </w:rPr>
          <w:t xml:space="preserve"> </w:t>
        </w:r>
      </w:ins>
      <w:ins w:id="197" w:author="Levine, Danielle (GE Vernova)" w:date="2026-07-17T12:08:00Z" w16du:dateUtc="2026-07-17T16:08:00Z">
        <w:r w:rsidR="003019B8" w:rsidRPr="0021567E">
          <w:rPr>
            <w:rFonts w:ascii="Tahoma" w:hAnsi="Tahoma" w:cs="Tahoma"/>
            <w:color w:val="000000"/>
            <w:sz w:val="20"/>
          </w:rPr>
          <w:t>Houston, Texas</w:t>
        </w:r>
      </w:ins>
      <w:ins w:id="198" w:author="Levine, Danielle (GE Vernova)" w:date="2026-07-16T16:12:00Z">
        <w:r w:rsidR="00147C21" w:rsidRPr="0021567E">
          <w:rPr>
            <w:rFonts w:ascii="Tahoma" w:hAnsi="Tahoma" w:cs="Tahoma"/>
            <w:color w:val="000000"/>
            <w:sz w:val="20"/>
          </w:rPr>
          <w:t xml:space="preserve">.  The parties submit to the jurisdiction of said courts and waive any defense of </w:t>
        </w:r>
        <w:r w:rsidR="00147C21" w:rsidRPr="0021567E">
          <w:rPr>
            <w:rFonts w:ascii="Tahoma" w:hAnsi="Tahoma" w:cs="Tahoma"/>
            <w:i/>
            <w:iCs/>
            <w:color w:val="000000"/>
            <w:sz w:val="20"/>
          </w:rPr>
          <w:t>forum non conveniens</w:t>
        </w:r>
        <w:r w:rsidR="00147C21" w:rsidRPr="0021567E">
          <w:rPr>
            <w:rFonts w:ascii="Tahoma" w:hAnsi="Tahoma" w:cs="Tahoma"/>
            <w:color w:val="000000"/>
            <w:sz w:val="20"/>
          </w:rPr>
          <w:t>.</w:t>
        </w:r>
      </w:ins>
      <w:commentRangeStart w:id="199"/>
      <w:del w:id="200" w:author="Levine, Danielle (GE Vernova)" w:date="2026-07-16T16:12:00Z" w16du:dateUtc="2026-07-16T20:12:00Z">
        <w:r w:rsidRPr="0021567E" w:rsidDel="00147C21">
          <w:rPr>
            <w:rFonts w:ascii="Tahoma" w:hAnsi="Tahoma" w:cs="Tahoma"/>
            <w:color w:val="000000"/>
            <w:sz w:val="20"/>
          </w:rPr>
          <w:delText xml:space="preserve">By signing this Agreement, both Parties agree to be subject to the laws and jurisdiction of the Fourth Judicial District of the State of </w:delText>
        </w:r>
        <w:r w:rsidR="00BD5F70" w:rsidRPr="0021567E" w:rsidDel="00147C21">
          <w:rPr>
            <w:rFonts w:ascii="Tahoma" w:hAnsi="Tahoma" w:cs="Tahoma"/>
            <w:color w:val="000000"/>
            <w:sz w:val="20"/>
          </w:rPr>
          <w:delText>Texas</w:delText>
        </w:r>
        <w:r w:rsidRPr="0021567E" w:rsidDel="00147C21">
          <w:rPr>
            <w:rFonts w:ascii="Tahoma" w:hAnsi="Tahoma" w:cs="Tahoma"/>
            <w:color w:val="000000"/>
            <w:sz w:val="20"/>
          </w:rPr>
          <w:delText xml:space="preserve">, and further agree that </w:delText>
        </w:r>
        <w:r w:rsidR="0008357A" w:rsidRPr="0021567E" w:rsidDel="00147C21">
          <w:rPr>
            <w:rFonts w:ascii="Tahoma" w:hAnsi="Tahoma" w:cs="Tahoma"/>
            <w:color w:val="000000"/>
            <w:sz w:val="20"/>
          </w:rPr>
          <w:delText>Houston, Texas</w:delText>
        </w:r>
        <w:r w:rsidRPr="0021567E" w:rsidDel="00147C21">
          <w:rPr>
            <w:rFonts w:ascii="Tahoma" w:hAnsi="Tahoma" w:cs="Tahoma"/>
            <w:color w:val="000000"/>
            <w:sz w:val="20"/>
          </w:rPr>
          <w:delText xml:space="preserve"> is the appropriate venue for any dispute arising from this Agreement</w:delText>
        </w:r>
      </w:del>
      <w:commentRangeEnd w:id="199"/>
      <w:r w:rsidR="003A04AD" w:rsidRPr="0021567E">
        <w:rPr>
          <w:rStyle w:val="CommentReference"/>
          <w:rFonts w:ascii="Tahoma" w:hAnsi="Tahoma" w:cs="Tahoma"/>
          <w:color w:val="000000"/>
          <w:sz w:val="20"/>
          <w:szCs w:val="20"/>
        </w:rPr>
        <w:commentReference w:id="199"/>
      </w:r>
      <w:del w:id="201" w:author="Levine, Danielle (GE Vernova)" w:date="2026-07-16T16:12:00Z" w16du:dateUtc="2026-07-16T20:12:00Z">
        <w:r w:rsidRPr="0021567E" w:rsidDel="00147C21">
          <w:rPr>
            <w:rFonts w:ascii="Tahoma" w:hAnsi="Tahoma" w:cs="Tahoma"/>
            <w:color w:val="000000"/>
            <w:sz w:val="20"/>
          </w:rPr>
          <w:delText>.</w:delText>
        </w:r>
      </w:del>
      <w:r w:rsidRPr="0021567E">
        <w:rPr>
          <w:rFonts w:ascii="Tahoma" w:hAnsi="Tahoma" w:cs="Tahoma"/>
          <w:color w:val="000000"/>
          <w:sz w:val="20"/>
        </w:rPr>
        <w:t xml:space="preserve">  </w:t>
      </w:r>
      <w:ins w:id="202" w:author="Levine, Danielle (GE Vernova)" w:date="2026-07-17T11:56:00Z">
        <w:r w:rsidR="00AB0DC0" w:rsidRPr="0021567E">
          <w:rPr>
            <w:rFonts w:ascii="Tahoma" w:hAnsi="Tahoma" w:cs="Tahoma"/>
            <w:color w:val="000000"/>
            <w:sz w:val="20"/>
          </w:rPr>
          <w:t>THE PARTIES WAIVE ALL RIGHTS TO JURY TRIALS.</w:t>
        </w:r>
      </w:ins>
    </w:p>
    <w:p w14:paraId="24980269" w14:textId="14214970"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14.  A Recipient will comply with all applicable United States and foreign laws and regulations concerning export control.  In the event it is necessary to disclose technical data that are regulated under export controls, the Discloser will clearly mark such data as “Export Controlled” and provide sufficient notice and information</w:t>
      </w:r>
      <w:del w:id="203" w:author="Levine, Danielle (GE Vernova)" w:date="2026-07-17T13:24:00Z" w16du:dateUtc="2026-07-17T17:24:00Z">
        <w:r w:rsidRPr="0021567E" w:rsidDel="002B2BCA">
          <w:rPr>
            <w:rFonts w:ascii="Tahoma" w:hAnsi="Tahoma" w:cs="Tahoma"/>
            <w:sz w:val="20"/>
          </w:rPr>
          <w:delText>, including its Commerce Control List and/or USML classification</w:delText>
        </w:r>
      </w:del>
      <w:r w:rsidRPr="0021567E">
        <w:rPr>
          <w:rFonts w:ascii="Tahoma" w:hAnsi="Tahoma" w:cs="Tahoma"/>
          <w:sz w:val="20"/>
        </w:rPr>
        <w:t xml:space="preserve">, to allow the Recipient to comply with any applicable export controls. Neither Party shall export directly or indirectly any technical data or products received or the direct product of such technical data acquired from the other Party under </w:t>
      </w:r>
      <w:r w:rsidRPr="0021567E">
        <w:rPr>
          <w:rFonts w:ascii="Tahoma" w:hAnsi="Tahoma" w:cs="Tahoma"/>
          <w:sz w:val="20"/>
        </w:rPr>
        <w:lastRenderedPageBreak/>
        <w:t>this Agreement except in compliance with the applicable export control laws and regulations of the United States and any foreign country, including obtaining any necessary licenses or approvals.</w:t>
      </w:r>
    </w:p>
    <w:p w14:paraId="76A1444B" w14:textId="4E404F59" w:rsidR="0059184B" w:rsidRPr="0021567E" w:rsidRDefault="0059184B" w:rsidP="00A13ED2">
      <w:pPr>
        <w:pStyle w:val="Text0"/>
        <w:spacing w:before="0" w:after="120" w:line="240" w:lineRule="auto"/>
        <w:jc w:val="both"/>
        <w:rPr>
          <w:rFonts w:ascii="Tahoma" w:hAnsi="Tahoma" w:cs="Tahoma"/>
          <w:sz w:val="20"/>
        </w:rPr>
      </w:pPr>
      <w:r w:rsidRPr="0021567E">
        <w:rPr>
          <w:rFonts w:ascii="Tahoma" w:hAnsi="Tahoma" w:cs="Tahoma"/>
          <w:sz w:val="20"/>
        </w:rPr>
        <w:t>15.</w:t>
      </w:r>
      <w:r w:rsidRPr="0021567E">
        <w:rPr>
          <w:rFonts w:ascii="Tahoma" w:hAnsi="Tahoma" w:cs="Tahoma"/>
          <w:sz w:val="20"/>
        </w:rPr>
        <w:tab/>
      </w:r>
      <w:ins w:id="204" w:author="Levine, Danielle (GE Vernova)" w:date="2026-07-17T13:31:00Z">
        <w:r w:rsidR="00F31D55" w:rsidRPr="0021567E">
          <w:rPr>
            <w:rFonts w:ascii="Tahoma" w:hAnsi="Tahoma" w:cs="Tahoma"/>
            <w:sz w:val="20"/>
          </w:rPr>
          <w:t xml:space="preserve">This Agreement will be binding on and inure to the benefit of the </w:t>
        </w:r>
      </w:ins>
      <w:ins w:id="205" w:author="Levine, Danielle (GE Vernova)" w:date="2026-07-17T13:31:00Z" w16du:dateUtc="2026-07-17T17:31:00Z">
        <w:r w:rsidR="00F31D55" w:rsidRPr="0021567E">
          <w:rPr>
            <w:rFonts w:ascii="Tahoma" w:hAnsi="Tahoma" w:cs="Tahoma"/>
            <w:sz w:val="20"/>
          </w:rPr>
          <w:t>P</w:t>
        </w:r>
      </w:ins>
      <w:ins w:id="206" w:author="Levine, Danielle (GE Vernova)" w:date="2026-07-17T13:31:00Z">
        <w:r w:rsidR="00F31D55" w:rsidRPr="0021567E">
          <w:rPr>
            <w:rFonts w:ascii="Tahoma" w:hAnsi="Tahoma" w:cs="Tahoma"/>
            <w:sz w:val="20"/>
          </w:rPr>
          <w:t>arties hereto and their respective successors and permitted assigns.</w:t>
        </w:r>
      </w:ins>
      <w:ins w:id="207" w:author="Levine, Danielle (GE Vernova)" w:date="2026-07-17T13:31:00Z" w16du:dateUtc="2026-07-17T17:31:00Z">
        <w:r w:rsidR="00F31D55" w:rsidRPr="0021567E">
          <w:rPr>
            <w:rFonts w:ascii="Tahoma" w:hAnsi="Tahoma" w:cs="Tahoma"/>
            <w:sz w:val="20"/>
          </w:rPr>
          <w:t xml:space="preserve"> </w:t>
        </w:r>
      </w:ins>
      <w:r w:rsidRPr="0021567E">
        <w:rPr>
          <w:rFonts w:ascii="Tahoma" w:hAnsi="Tahoma" w:cs="Tahoma"/>
          <w:sz w:val="20"/>
        </w:rPr>
        <w:t xml:space="preserve">Neither Party shall assign or transfer any of its rights or obligations hereunder in whole or part without the prior written consent of the other Party, except to another U.S. corporate division or </w:t>
      </w:r>
      <w:ins w:id="208" w:author="Levine, Danielle (GE Vernova)" w:date="2026-07-17T13:26:00Z" w16du:dateUtc="2026-07-17T17:26:00Z">
        <w:r w:rsidR="00BE1A37" w:rsidRPr="0021567E">
          <w:rPr>
            <w:rFonts w:ascii="Tahoma" w:hAnsi="Tahoma" w:cs="Tahoma"/>
            <w:sz w:val="20"/>
          </w:rPr>
          <w:t>A</w:t>
        </w:r>
      </w:ins>
      <w:del w:id="209" w:author="Levine, Danielle (GE Vernova)" w:date="2026-07-17T13:26:00Z" w16du:dateUtc="2026-07-17T17:26:00Z">
        <w:r w:rsidRPr="0021567E" w:rsidDel="00BE1A37">
          <w:rPr>
            <w:rFonts w:ascii="Tahoma" w:hAnsi="Tahoma" w:cs="Tahoma"/>
            <w:sz w:val="20"/>
          </w:rPr>
          <w:delText>a</w:delText>
        </w:r>
      </w:del>
      <w:r w:rsidRPr="0021567E">
        <w:rPr>
          <w:rFonts w:ascii="Tahoma" w:hAnsi="Tahoma" w:cs="Tahoma"/>
          <w:sz w:val="20"/>
        </w:rPr>
        <w:t xml:space="preserve">ffiliate of the Party so long as sufficient assets, personnel and other resources necessary to perform the obligations hereunder remain available. </w:t>
      </w:r>
      <w:ins w:id="210" w:author="Levine, Danielle (GE Vernova)" w:date="2026-07-17T13:26:00Z" w16du:dateUtc="2026-07-17T17:26:00Z">
        <w:r w:rsidR="00FF5FA8" w:rsidRPr="0021567E">
          <w:rPr>
            <w:rFonts w:ascii="Tahoma" w:hAnsi="Tahoma" w:cs="Tahoma"/>
            <w:sz w:val="20"/>
          </w:rPr>
          <w:t>The</w:t>
        </w:r>
      </w:ins>
      <w:ins w:id="211" w:author="Levine, Danielle (GE Vernova)" w:date="2026-07-17T13:26:00Z">
        <w:r w:rsidR="00FF5FA8" w:rsidRPr="0021567E">
          <w:rPr>
            <w:rFonts w:ascii="Tahoma" w:hAnsi="Tahoma" w:cs="Tahoma"/>
            <w:sz w:val="20"/>
          </w:rPr>
          <w:t xml:space="preserve"> </w:t>
        </w:r>
      </w:ins>
      <w:ins w:id="212" w:author="Levine, Danielle (GE Vernova)" w:date="2026-07-17T13:27:00Z" w16du:dateUtc="2026-07-17T17:27:00Z">
        <w:r w:rsidR="00FF5FA8" w:rsidRPr="0021567E">
          <w:rPr>
            <w:rFonts w:ascii="Tahoma" w:hAnsi="Tahoma" w:cs="Tahoma"/>
            <w:sz w:val="20"/>
          </w:rPr>
          <w:t>Discloser’s</w:t>
        </w:r>
      </w:ins>
      <w:ins w:id="213" w:author="Levine, Danielle (GE Vernova)" w:date="2026-07-17T13:26:00Z">
        <w:r w:rsidR="00FF5FA8" w:rsidRPr="0021567E">
          <w:rPr>
            <w:rFonts w:ascii="Tahoma" w:hAnsi="Tahoma" w:cs="Tahoma"/>
            <w:sz w:val="20"/>
          </w:rPr>
          <w:t xml:space="preserve"> Affiliates disclosing Confidential Information under this Agreement shall be third party beneficiaries of this Agreement.  Except as expressly provided in the foregoing sentence, nothing in this Agreement is intended to or shall confer to any third party any benefit or right to enforce any term of this Agreement.</w:t>
        </w:r>
      </w:ins>
      <w:r w:rsidRPr="0021567E">
        <w:rPr>
          <w:rFonts w:ascii="Tahoma" w:hAnsi="Tahoma" w:cs="Tahoma"/>
          <w:sz w:val="20"/>
        </w:rPr>
        <w:t xml:space="preserve"> </w:t>
      </w:r>
    </w:p>
    <w:p w14:paraId="49E828EE" w14:textId="7C800561" w:rsidR="00020FF0" w:rsidRPr="0021567E" w:rsidRDefault="0059184B" w:rsidP="00A13ED2">
      <w:pPr>
        <w:pStyle w:val="Text0"/>
        <w:spacing w:before="0" w:after="120" w:line="240" w:lineRule="auto"/>
        <w:jc w:val="both"/>
        <w:rPr>
          <w:ins w:id="214" w:author="Levine, Danielle (GE Vernova)" w:date="2026-07-17T13:30:00Z" w16du:dateUtc="2026-07-17T17:30:00Z"/>
          <w:rFonts w:ascii="Tahoma" w:hAnsi="Tahoma" w:cs="Tahoma"/>
          <w:sz w:val="20"/>
        </w:rPr>
      </w:pPr>
      <w:r w:rsidRPr="0021567E">
        <w:rPr>
          <w:rFonts w:ascii="Tahoma" w:hAnsi="Tahoma" w:cs="Tahoma"/>
          <w:sz w:val="20"/>
        </w:rPr>
        <w:t>16.</w:t>
      </w:r>
      <w:r w:rsidRPr="0021567E">
        <w:rPr>
          <w:rFonts w:ascii="Tahoma" w:hAnsi="Tahoma" w:cs="Tahoma"/>
          <w:sz w:val="20"/>
        </w:rPr>
        <w:tab/>
      </w:r>
      <w:ins w:id="215" w:author="Levine, Danielle (GE Vernova)" w:date="2026-07-17T13:30:00Z">
        <w:r w:rsidR="00020FF0" w:rsidRPr="0021567E">
          <w:rPr>
            <w:rFonts w:ascii="Tahoma" w:hAnsi="Tahoma" w:cs="Tahoma"/>
            <w:sz w:val="20"/>
          </w:rPr>
          <w:t xml:space="preserve">The </w:t>
        </w:r>
      </w:ins>
      <w:ins w:id="216" w:author="Levine, Danielle (GE Vernova)" w:date="2026-07-17T13:30:00Z" w16du:dateUtc="2026-07-17T17:30:00Z">
        <w:r w:rsidR="00020FF0" w:rsidRPr="0021567E">
          <w:rPr>
            <w:rFonts w:ascii="Tahoma" w:hAnsi="Tahoma" w:cs="Tahoma"/>
            <w:sz w:val="20"/>
          </w:rPr>
          <w:t>Recipient</w:t>
        </w:r>
      </w:ins>
      <w:ins w:id="217" w:author="Levine, Danielle (GE Vernova)" w:date="2026-07-17T13:30:00Z">
        <w:r w:rsidR="00020FF0" w:rsidRPr="0021567E">
          <w:rPr>
            <w:rFonts w:ascii="Tahoma" w:hAnsi="Tahoma" w:cs="Tahoma"/>
            <w:sz w:val="20"/>
          </w:rPr>
          <w:t xml:space="preserve"> shall notify the </w:t>
        </w:r>
      </w:ins>
      <w:ins w:id="218" w:author="Levine, Danielle (GE Vernova)" w:date="2026-07-17T13:30:00Z" w16du:dateUtc="2026-07-17T17:30:00Z">
        <w:r w:rsidR="00020FF0" w:rsidRPr="0021567E">
          <w:rPr>
            <w:rFonts w:ascii="Tahoma" w:hAnsi="Tahoma" w:cs="Tahoma"/>
            <w:sz w:val="20"/>
          </w:rPr>
          <w:t>Discloser</w:t>
        </w:r>
      </w:ins>
      <w:ins w:id="219" w:author="Levine, Danielle (GE Vernova)" w:date="2026-07-17T13:30:00Z">
        <w:r w:rsidR="00020FF0" w:rsidRPr="0021567E">
          <w:rPr>
            <w:rFonts w:ascii="Tahoma" w:hAnsi="Tahoma" w:cs="Tahoma"/>
            <w:sz w:val="20"/>
          </w:rPr>
          <w:t xml:space="preserve"> in writing immediately upon discovery of any loss, unauthorized disclosure, or use of the Confidential Information and/or Notes, or any other breach of this Agreement by the Receiving Party, its Affiliates, or its or their Authorized Parties.  In any such event, the Receiving Party shall help the Disclosing Party in every reasonable way to regain possession of the Confidential Information and/or Notes, and shall prevent any further unauthorized disclosure or use.</w:t>
        </w:r>
      </w:ins>
    </w:p>
    <w:p w14:paraId="3C732DA5" w14:textId="22B774DF" w:rsidR="00020FF0" w:rsidRPr="0021567E" w:rsidRDefault="000B0F90" w:rsidP="00A13ED2">
      <w:pPr>
        <w:pStyle w:val="Text0"/>
        <w:spacing w:before="0" w:after="120" w:line="240" w:lineRule="auto"/>
        <w:jc w:val="both"/>
        <w:rPr>
          <w:ins w:id="220" w:author="Levine, Danielle (GE Vernova)" w:date="2026-07-17T13:30:00Z" w16du:dateUtc="2026-07-17T17:30:00Z"/>
          <w:rFonts w:ascii="Tahoma" w:hAnsi="Tahoma" w:cs="Tahoma"/>
          <w:sz w:val="20"/>
        </w:rPr>
      </w:pPr>
      <w:ins w:id="221" w:author="Levine, Danielle (GE Vernova)" w:date="2026-07-17T13:37:00Z" w16du:dateUtc="2026-07-17T17:37:00Z">
        <w:r>
          <w:rPr>
            <w:rFonts w:ascii="Tahoma" w:hAnsi="Tahoma" w:cs="Tahoma"/>
            <w:sz w:val="20"/>
          </w:rPr>
          <w:t>17.</w:t>
        </w:r>
        <w:r>
          <w:rPr>
            <w:rFonts w:ascii="Tahoma" w:hAnsi="Tahoma" w:cs="Tahoma"/>
            <w:sz w:val="20"/>
          </w:rPr>
          <w:tab/>
        </w:r>
      </w:ins>
      <w:ins w:id="222" w:author="Levine, Danielle (GE Vernova)" w:date="2026-07-17T13:37:00Z">
        <w:r w:rsidRPr="000B0F90">
          <w:rPr>
            <w:rFonts w:ascii="Tahoma" w:hAnsi="Tahoma" w:cs="Tahoma"/>
            <w:sz w:val="20"/>
          </w:rPr>
          <w:t xml:space="preserve">Any failure by a </w:t>
        </w:r>
      </w:ins>
      <w:ins w:id="223" w:author="Levine, Danielle (GE Vernova)" w:date="2026-07-17T13:37:00Z" w16du:dateUtc="2026-07-17T17:37:00Z">
        <w:r>
          <w:rPr>
            <w:rFonts w:ascii="Tahoma" w:hAnsi="Tahoma" w:cs="Tahoma"/>
            <w:sz w:val="20"/>
          </w:rPr>
          <w:t>P</w:t>
        </w:r>
      </w:ins>
      <w:ins w:id="224" w:author="Levine, Danielle (GE Vernova)" w:date="2026-07-17T13:37:00Z">
        <w:r w:rsidRPr="000B0F90">
          <w:rPr>
            <w:rFonts w:ascii="Tahoma" w:hAnsi="Tahoma" w:cs="Tahoma"/>
            <w:sz w:val="20"/>
          </w:rPr>
          <w:t xml:space="preserve">arty hereto to enforce another </w:t>
        </w:r>
      </w:ins>
      <w:ins w:id="225" w:author="Levine, Danielle (GE Vernova)" w:date="2026-07-17T13:37:00Z" w16du:dateUtc="2026-07-17T17:37:00Z">
        <w:r>
          <w:rPr>
            <w:rFonts w:ascii="Tahoma" w:hAnsi="Tahoma" w:cs="Tahoma"/>
            <w:sz w:val="20"/>
          </w:rPr>
          <w:t>P</w:t>
        </w:r>
      </w:ins>
      <w:ins w:id="226" w:author="Levine, Danielle (GE Vernova)" w:date="2026-07-17T13:37:00Z">
        <w:r w:rsidRPr="000B0F90">
          <w:rPr>
            <w:rFonts w:ascii="Tahoma" w:hAnsi="Tahoma" w:cs="Tahoma"/>
            <w:sz w:val="20"/>
          </w:rPr>
          <w:t xml:space="preserve">arty’s strict performance of any provision of this Agreement will not constitute a waiver of that </w:t>
        </w:r>
      </w:ins>
      <w:ins w:id="227" w:author="Levine, Danielle (GE Vernova)" w:date="2026-07-17T13:37:00Z" w16du:dateUtc="2026-07-17T17:37:00Z">
        <w:r>
          <w:rPr>
            <w:rFonts w:ascii="Tahoma" w:hAnsi="Tahoma" w:cs="Tahoma"/>
            <w:sz w:val="20"/>
          </w:rPr>
          <w:t>P</w:t>
        </w:r>
      </w:ins>
      <w:ins w:id="228" w:author="Levine, Danielle (GE Vernova)" w:date="2026-07-17T13:37:00Z">
        <w:r w:rsidRPr="000B0F90">
          <w:rPr>
            <w:rFonts w:ascii="Tahoma" w:hAnsi="Tahoma" w:cs="Tahoma"/>
            <w:sz w:val="20"/>
          </w:rPr>
          <w:t>arty’s right to subsequently enforce such provision or any other provision of this Agreement.</w:t>
        </w:r>
      </w:ins>
    </w:p>
    <w:p w14:paraId="54A351D9" w14:textId="5ED775B7" w:rsidR="009A7323" w:rsidRPr="0021567E" w:rsidRDefault="00E70F2E" w:rsidP="00E70F2E">
      <w:pPr>
        <w:pStyle w:val="Text0"/>
        <w:spacing w:before="0" w:after="120" w:line="240" w:lineRule="auto"/>
        <w:jc w:val="both"/>
        <w:rPr>
          <w:ins w:id="229" w:author="Levine, Danielle (GE Vernova)" w:date="2026-07-17T13:28:00Z" w16du:dateUtc="2026-07-17T17:28:00Z"/>
          <w:rFonts w:ascii="Tahoma" w:hAnsi="Tahoma" w:cs="Tahoma"/>
          <w:sz w:val="20"/>
        </w:rPr>
      </w:pPr>
      <w:ins w:id="230" w:author="Levine, Danielle (GE Vernova)" w:date="2026-07-17T13:40:00Z" w16du:dateUtc="2026-07-17T17:40:00Z">
        <w:r>
          <w:rPr>
            <w:rFonts w:ascii="Tahoma" w:hAnsi="Tahoma" w:cs="Tahoma"/>
            <w:sz w:val="20"/>
          </w:rPr>
          <w:t xml:space="preserve">18. </w:t>
        </w:r>
        <w:r>
          <w:rPr>
            <w:rFonts w:ascii="Tahoma" w:hAnsi="Tahoma" w:cs="Tahoma"/>
            <w:sz w:val="20"/>
          </w:rPr>
          <w:tab/>
        </w:r>
      </w:ins>
      <w:ins w:id="231" w:author="Levine, Danielle (GE Vernova)" w:date="2026-07-17T13:28:00Z">
        <w:r w:rsidR="009A7323" w:rsidRPr="0021567E">
          <w:rPr>
            <w:rFonts w:ascii="Tahoma" w:hAnsi="Tahoma" w:cs="Tahoma"/>
            <w:sz w:val="20"/>
          </w:rPr>
          <w:t xml:space="preserve">All provisions of this Agreement are severable, and if any provision or part thereof is deemed invalid or otherwise unenforceable, then such term shall be construed to reflect the closest lawful interpretation of the parties’ original intent, and the remaining provisions of this Agreement shall remain valid, enforceable, and binding.  This Agreement may be executed in multiple counterparts, each of which, when executed and delivered, shall be deemed an original, but all of which shall constitute one and the same instrument.  Any signature page of any such counterpart, or any facsimile transmission thereof, may be attached or appended to any other counterpart to complete a fully executed counterpart of this Agreement, and any facsimile transmission of any signature of a </w:t>
        </w:r>
      </w:ins>
      <w:ins w:id="232" w:author="Levine, Danielle (GE Vernova)" w:date="2026-07-17T13:28:00Z" w16du:dateUtc="2026-07-17T17:28:00Z">
        <w:r w:rsidR="009A7323" w:rsidRPr="0021567E">
          <w:rPr>
            <w:rFonts w:ascii="Tahoma" w:hAnsi="Tahoma" w:cs="Tahoma"/>
            <w:sz w:val="20"/>
          </w:rPr>
          <w:t>P</w:t>
        </w:r>
      </w:ins>
      <w:ins w:id="233" w:author="Levine, Danielle (GE Vernova)" w:date="2026-07-17T13:28:00Z">
        <w:r w:rsidR="009A7323" w:rsidRPr="0021567E">
          <w:rPr>
            <w:rFonts w:ascii="Tahoma" w:hAnsi="Tahoma" w:cs="Tahoma"/>
            <w:sz w:val="20"/>
          </w:rPr>
          <w:t xml:space="preserve">arty shall be deemed an original and shall bind such </w:t>
        </w:r>
      </w:ins>
      <w:ins w:id="234" w:author="Levine, Danielle (GE Vernova)" w:date="2026-07-17T13:28:00Z" w16du:dateUtc="2026-07-17T17:28:00Z">
        <w:r w:rsidR="009A7323" w:rsidRPr="0021567E">
          <w:rPr>
            <w:rFonts w:ascii="Tahoma" w:hAnsi="Tahoma" w:cs="Tahoma"/>
            <w:sz w:val="20"/>
          </w:rPr>
          <w:t>P</w:t>
        </w:r>
      </w:ins>
      <w:ins w:id="235" w:author="Levine, Danielle (GE Vernova)" w:date="2026-07-17T13:28:00Z">
        <w:r w:rsidR="009A7323" w:rsidRPr="0021567E">
          <w:rPr>
            <w:rFonts w:ascii="Tahoma" w:hAnsi="Tahoma" w:cs="Tahoma"/>
            <w:sz w:val="20"/>
          </w:rPr>
          <w:t>arty.</w:t>
        </w:r>
      </w:ins>
    </w:p>
    <w:p w14:paraId="6905AC0B" w14:textId="70AB6295" w:rsidR="0059184B" w:rsidRPr="0021567E" w:rsidRDefault="00E70F2E" w:rsidP="00A13ED2">
      <w:pPr>
        <w:pStyle w:val="Text0"/>
        <w:spacing w:before="0" w:after="120" w:line="240" w:lineRule="auto"/>
        <w:jc w:val="both"/>
        <w:rPr>
          <w:rFonts w:ascii="Tahoma" w:hAnsi="Tahoma" w:cs="Tahoma"/>
          <w:sz w:val="20"/>
        </w:rPr>
      </w:pPr>
      <w:ins w:id="236" w:author="Levine, Danielle (GE Vernova)" w:date="2026-07-17T13:40:00Z" w16du:dateUtc="2026-07-17T17:40:00Z">
        <w:r>
          <w:rPr>
            <w:rFonts w:ascii="Tahoma" w:hAnsi="Tahoma" w:cs="Tahoma"/>
            <w:sz w:val="20"/>
          </w:rPr>
          <w:t>19.</w:t>
        </w:r>
        <w:r>
          <w:rPr>
            <w:rFonts w:ascii="Tahoma" w:hAnsi="Tahoma" w:cs="Tahoma"/>
            <w:sz w:val="20"/>
          </w:rPr>
          <w:tab/>
        </w:r>
      </w:ins>
      <w:r w:rsidR="0059184B" w:rsidRPr="0021567E">
        <w:rPr>
          <w:rFonts w:ascii="Tahoma" w:hAnsi="Tahoma" w:cs="Tahoma"/>
          <w:sz w:val="20"/>
        </w:rPr>
        <w:t>This Agreement contains the entire understanding between the Parties and is the complete and exclusive expression of the Agreement between the Parties with respect to the exchange and protection of Confidential Information for the Defined Purpose.  This Agreement supersedes all prior or contemporaneous communications, agreements or understandings between the Parties on the subject matter of this Agreement.  A modification to this Agreement may only be made in writing and must be signed by authorized representatives of both Parties.</w:t>
      </w:r>
    </w:p>
    <w:p w14:paraId="3668F7E2" w14:textId="77777777" w:rsidR="005D5D09" w:rsidRPr="0021567E" w:rsidRDefault="005D5D09" w:rsidP="00A13ED2">
      <w:pPr>
        <w:pStyle w:val="Text0"/>
        <w:spacing w:before="0" w:after="120" w:line="240" w:lineRule="auto"/>
        <w:jc w:val="both"/>
        <w:rPr>
          <w:rFonts w:ascii="Tahoma" w:hAnsi="Tahoma" w:cs="Tahoma"/>
          <w:sz w:val="20"/>
        </w:rPr>
      </w:pPr>
    </w:p>
    <w:p w14:paraId="6C2DD4B8" w14:textId="399D22EA" w:rsidR="005D5D09" w:rsidRPr="0021567E" w:rsidRDefault="005D5D09" w:rsidP="005D5D09">
      <w:pPr>
        <w:spacing w:after="120"/>
        <w:jc w:val="center"/>
        <w:rPr>
          <w:rFonts w:ascii="Tahoma" w:hAnsi="Tahoma" w:cs="Tahoma"/>
          <w:b/>
          <w:bCs/>
          <w:sz w:val="20"/>
          <w:szCs w:val="20"/>
        </w:rPr>
      </w:pPr>
      <w:r w:rsidRPr="0021567E">
        <w:rPr>
          <w:rFonts w:ascii="Tahoma" w:hAnsi="Tahoma" w:cs="Tahoma"/>
          <w:b/>
          <w:bCs/>
          <w:sz w:val="20"/>
          <w:szCs w:val="20"/>
        </w:rPr>
        <w:t>[SIGNATURE PAGE FOLLOWS]</w:t>
      </w:r>
    </w:p>
    <w:p w14:paraId="43C93EA5" w14:textId="77777777" w:rsidR="0059184B" w:rsidRPr="0021567E" w:rsidRDefault="0059184B" w:rsidP="00A13ED2">
      <w:pPr>
        <w:pStyle w:val="Text0"/>
        <w:spacing w:before="0" w:after="120" w:line="240" w:lineRule="auto"/>
        <w:jc w:val="both"/>
        <w:rPr>
          <w:rFonts w:ascii="Tahoma" w:hAnsi="Tahoma" w:cs="Tahoma"/>
          <w:sz w:val="20"/>
        </w:rPr>
      </w:pPr>
    </w:p>
    <w:p w14:paraId="7391337F" w14:textId="77777777" w:rsidR="00A13ED2" w:rsidRPr="0021567E" w:rsidRDefault="00A13ED2" w:rsidP="00A13ED2">
      <w:pPr>
        <w:keepNext/>
        <w:jc w:val="both"/>
        <w:rPr>
          <w:rFonts w:ascii="Tahoma" w:hAnsi="Tahoma" w:cs="Tahoma"/>
          <w:bCs/>
          <w:sz w:val="20"/>
          <w:szCs w:val="20"/>
        </w:rPr>
      </w:pPr>
    </w:p>
    <w:p w14:paraId="67553909" w14:textId="77777777" w:rsidR="005D5D09" w:rsidRPr="0021567E" w:rsidRDefault="005D5D09">
      <w:pPr>
        <w:spacing w:after="160" w:line="259" w:lineRule="auto"/>
        <w:rPr>
          <w:rFonts w:ascii="Tahoma" w:hAnsi="Tahoma" w:cs="Tahoma"/>
          <w:bCs/>
          <w:sz w:val="20"/>
          <w:szCs w:val="20"/>
        </w:rPr>
      </w:pPr>
      <w:r w:rsidRPr="0021567E">
        <w:rPr>
          <w:rFonts w:ascii="Tahoma" w:hAnsi="Tahoma" w:cs="Tahoma"/>
          <w:bCs/>
          <w:sz w:val="20"/>
          <w:szCs w:val="20"/>
        </w:rPr>
        <w:br w:type="page"/>
      </w:r>
    </w:p>
    <w:p w14:paraId="7575E053" w14:textId="73FA6081" w:rsidR="00A13ED2" w:rsidRPr="0021567E" w:rsidRDefault="00A13ED2" w:rsidP="00A13ED2">
      <w:pPr>
        <w:keepNext/>
        <w:jc w:val="both"/>
        <w:rPr>
          <w:rFonts w:ascii="Tahoma" w:hAnsi="Tahoma" w:cs="Tahoma"/>
          <w:bCs/>
          <w:sz w:val="20"/>
          <w:szCs w:val="20"/>
        </w:rPr>
      </w:pPr>
      <w:r w:rsidRPr="0021567E">
        <w:rPr>
          <w:rFonts w:ascii="Tahoma" w:hAnsi="Tahoma" w:cs="Tahoma"/>
          <w:bCs/>
          <w:sz w:val="20"/>
          <w:szCs w:val="20"/>
        </w:rPr>
        <w:lastRenderedPageBreak/>
        <w:t>IN WITNESS WHEREOF, the Parties have executed this Contract effective as of the Effective Date:</w:t>
      </w:r>
    </w:p>
    <w:p w14:paraId="703B515A" w14:textId="0373CA91" w:rsidR="0059184B" w:rsidRPr="0021567E" w:rsidRDefault="0059184B" w:rsidP="0059184B">
      <w:pPr>
        <w:rPr>
          <w:rFonts w:ascii="Tahoma" w:hAnsi="Tahoma" w:cs="Tahoma"/>
          <w:sz w:val="20"/>
          <w:szCs w:val="20"/>
        </w:rPr>
      </w:pPr>
    </w:p>
    <w:p w14:paraId="427CBCF3" w14:textId="77777777" w:rsidR="00A13ED2" w:rsidRPr="0021567E" w:rsidRDefault="00A13ED2" w:rsidP="00A13ED2">
      <w:pPr>
        <w:keepNext/>
        <w:jc w:val="both"/>
        <w:rPr>
          <w:rFonts w:ascii="Tahoma" w:hAnsi="Tahoma" w:cs="Tahoma"/>
          <w:bCs/>
          <w:sz w:val="20"/>
          <w:szCs w:val="20"/>
        </w:rPr>
      </w:pPr>
    </w:p>
    <w:p w14:paraId="466987CD" w14:textId="77777777" w:rsidR="00A13ED2" w:rsidRPr="0021567E" w:rsidRDefault="00A13ED2" w:rsidP="00A13ED2">
      <w:pPr>
        <w:keepNext/>
        <w:jc w:val="both"/>
        <w:rPr>
          <w:rFonts w:ascii="Tahoma" w:hAnsi="Tahoma" w:cs="Tahoma"/>
          <w:b/>
          <w:bCs/>
          <w:color w:val="000000"/>
          <w:sz w:val="20"/>
          <w:szCs w:val="20"/>
        </w:rPr>
      </w:pPr>
      <w:r w:rsidRPr="0021567E">
        <w:rPr>
          <w:rFonts w:ascii="Tahoma" w:hAnsi="Tahoma" w:cs="Tahoma"/>
          <w:b/>
          <w:bCs/>
          <w:color w:val="000000"/>
          <w:sz w:val="20"/>
          <w:szCs w:val="20"/>
        </w:rPr>
        <w:t>SAN JACINTO COMMUNITY COLLEGE DISTRICT</w:t>
      </w:r>
    </w:p>
    <w:p w14:paraId="598B8EED" w14:textId="77777777" w:rsidR="00A13ED2" w:rsidRPr="0021567E" w:rsidRDefault="00A13ED2" w:rsidP="00A13ED2">
      <w:pPr>
        <w:jc w:val="both"/>
        <w:rPr>
          <w:rFonts w:ascii="Tahoma" w:hAnsi="Tahoma" w:cs="Tahoma"/>
          <w:bCs/>
          <w:color w:val="000000"/>
          <w:sz w:val="20"/>
          <w:szCs w:val="20"/>
        </w:rPr>
      </w:pPr>
    </w:p>
    <w:p w14:paraId="59F6F090" w14:textId="77777777" w:rsidR="00A13ED2" w:rsidRPr="0021567E" w:rsidRDefault="00A13ED2" w:rsidP="00A13ED2">
      <w:pPr>
        <w:jc w:val="both"/>
        <w:rPr>
          <w:rFonts w:ascii="Tahoma" w:hAnsi="Tahoma" w:cs="Tahoma"/>
          <w:bCs/>
          <w:color w:val="000000"/>
          <w:sz w:val="20"/>
          <w:szCs w:val="20"/>
        </w:rPr>
      </w:pPr>
    </w:p>
    <w:p w14:paraId="7177B5AD" w14:textId="77777777" w:rsidR="00A13ED2" w:rsidRPr="0021567E" w:rsidRDefault="00A13ED2" w:rsidP="00A13ED2">
      <w:pPr>
        <w:jc w:val="both"/>
        <w:rPr>
          <w:rFonts w:ascii="Tahoma" w:hAnsi="Tahoma" w:cs="Tahoma"/>
          <w:bCs/>
          <w:color w:val="000000"/>
          <w:sz w:val="20"/>
          <w:szCs w:val="20"/>
        </w:rPr>
      </w:pPr>
      <w:r w:rsidRPr="0021567E">
        <w:rPr>
          <w:rFonts w:ascii="Tahoma" w:hAnsi="Tahoma" w:cs="Tahoma"/>
          <w:bCs/>
          <w:color w:val="000000"/>
          <w:sz w:val="20"/>
          <w:szCs w:val="20"/>
        </w:rPr>
        <w:t xml:space="preserve">By: </w:t>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rPr>
        <w:tab/>
        <w:t>Date:</w:t>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r w:rsidRPr="0021567E">
        <w:rPr>
          <w:rFonts w:ascii="Tahoma" w:hAnsi="Tahoma" w:cs="Tahoma"/>
          <w:bCs/>
          <w:color w:val="000000"/>
          <w:sz w:val="20"/>
          <w:szCs w:val="20"/>
          <w:u w:val="single"/>
        </w:rPr>
        <w:tab/>
      </w:r>
    </w:p>
    <w:p w14:paraId="1881A73C" w14:textId="28605765" w:rsidR="00A13ED2" w:rsidRPr="0021567E" w:rsidRDefault="00A13ED2" w:rsidP="00A13ED2">
      <w:pPr>
        <w:tabs>
          <w:tab w:val="left" w:pos="360"/>
        </w:tabs>
        <w:jc w:val="both"/>
        <w:rPr>
          <w:rFonts w:ascii="Tahoma" w:hAnsi="Tahoma" w:cs="Tahoma"/>
          <w:bCs/>
          <w:color w:val="000000"/>
          <w:sz w:val="20"/>
          <w:szCs w:val="20"/>
        </w:rPr>
      </w:pPr>
      <w:r w:rsidRPr="0021567E">
        <w:rPr>
          <w:rFonts w:ascii="Tahoma" w:hAnsi="Tahoma" w:cs="Tahoma"/>
          <w:bCs/>
          <w:color w:val="000000"/>
          <w:sz w:val="20"/>
          <w:szCs w:val="20"/>
        </w:rPr>
        <w:tab/>
      </w:r>
      <w:r w:rsidR="00467F7C" w:rsidRPr="0021567E">
        <w:rPr>
          <w:rFonts w:ascii="Tahoma" w:hAnsi="Tahoma" w:cs="Tahoma"/>
          <w:bCs/>
          <w:color w:val="000000"/>
          <w:sz w:val="20"/>
          <w:szCs w:val="20"/>
        </w:rPr>
        <w:t>Carin Hutchins</w:t>
      </w:r>
      <w:r w:rsidRPr="0021567E">
        <w:rPr>
          <w:rFonts w:ascii="Tahoma" w:hAnsi="Tahoma" w:cs="Tahoma"/>
          <w:bCs/>
          <w:color w:val="000000"/>
          <w:sz w:val="20"/>
          <w:szCs w:val="20"/>
        </w:rPr>
        <w:tab/>
      </w:r>
      <w:r w:rsidRPr="0021567E">
        <w:rPr>
          <w:rFonts w:ascii="Tahoma" w:hAnsi="Tahoma" w:cs="Tahoma"/>
          <w:bCs/>
          <w:color w:val="000000"/>
          <w:sz w:val="20"/>
          <w:szCs w:val="20"/>
        </w:rPr>
        <w:tab/>
      </w:r>
      <w:r w:rsidRPr="0021567E">
        <w:rPr>
          <w:rFonts w:ascii="Tahoma" w:hAnsi="Tahoma" w:cs="Tahoma"/>
          <w:bCs/>
          <w:color w:val="000000"/>
          <w:sz w:val="20"/>
          <w:szCs w:val="20"/>
        </w:rPr>
        <w:tab/>
      </w:r>
      <w:r w:rsidRPr="0021567E">
        <w:rPr>
          <w:rFonts w:ascii="Tahoma" w:hAnsi="Tahoma" w:cs="Tahoma"/>
          <w:bCs/>
          <w:color w:val="000000"/>
          <w:sz w:val="20"/>
          <w:szCs w:val="20"/>
        </w:rPr>
        <w:tab/>
      </w:r>
      <w:r w:rsidRPr="0021567E">
        <w:rPr>
          <w:rFonts w:ascii="Tahoma" w:hAnsi="Tahoma" w:cs="Tahoma"/>
          <w:bCs/>
          <w:color w:val="000000"/>
          <w:sz w:val="20"/>
          <w:szCs w:val="20"/>
        </w:rPr>
        <w:tab/>
      </w:r>
    </w:p>
    <w:p w14:paraId="40F9662A" w14:textId="77777777" w:rsidR="00A13ED2" w:rsidRPr="0021567E" w:rsidRDefault="00A13ED2" w:rsidP="00A13ED2">
      <w:pPr>
        <w:tabs>
          <w:tab w:val="left" w:pos="360"/>
        </w:tabs>
        <w:jc w:val="both"/>
        <w:rPr>
          <w:rFonts w:ascii="Tahoma" w:hAnsi="Tahoma" w:cs="Tahoma"/>
          <w:bCs/>
          <w:color w:val="000000"/>
          <w:sz w:val="20"/>
          <w:szCs w:val="20"/>
        </w:rPr>
      </w:pPr>
      <w:r w:rsidRPr="0021567E">
        <w:rPr>
          <w:rFonts w:ascii="Tahoma" w:hAnsi="Tahoma" w:cs="Tahoma"/>
          <w:bCs/>
          <w:color w:val="000000"/>
          <w:sz w:val="20"/>
          <w:szCs w:val="20"/>
        </w:rPr>
        <w:tab/>
        <w:t>Vice Chancellor, Fiscal Affairs</w:t>
      </w:r>
    </w:p>
    <w:p w14:paraId="3AD12A08" w14:textId="77777777" w:rsidR="00A13ED2" w:rsidRPr="0021567E" w:rsidRDefault="00A13ED2" w:rsidP="00A13ED2">
      <w:pPr>
        <w:jc w:val="both"/>
        <w:rPr>
          <w:rFonts w:ascii="Tahoma" w:hAnsi="Tahoma" w:cs="Tahoma"/>
          <w:b/>
          <w:bCs/>
          <w:color w:val="000000"/>
          <w:sz w:val="20"/>
          <w:szCs w:val="20"/>
        </w:rPr>
      </w:pPr>
    </w:p>
    <w:p w14:paraId="05464768" w14:textId="77777777" w:rsidR="00A13ED2" w:rsidRPr="0021567E" w:rsidRDefault="00A13ED2" w:rsidP="00A13ED2">
      <w:pPr>
        <w:jc w:val="both"/>
        <w:rPr>
          <w:rFonts w:ascii="Tahoma" w:hAnsi="Tahoma" w:cs="Tahoma"/>
          <w:b/>
          <w:bCs/>
          <w:color w:val="000000"/>
          <w:sz w:val="20"/>
          <w:szCs w:val="20"/>
        </w:rPr>
      </w:pPr>
    </w:p>
    <w:p w14:paraId="742E13BB" w14:textId="77777777" w:rsidR="00A13ED2" w:rsidRPr="0021567E" w:rsidRDefault="00A13ED2" w:rsidP="00A13ED2">
      <w:pPr>
        <w:jc w:val="both"/>
        <w:rPr>
          <w:rFonts w:ascii="Tahoma" w:hAnsi="Tahoma" w:cs="Tahoma"/>
          <w:b/>
          <w:bCs/>
          <w:sz w:val="20"/>
          <w:szCs w:val="20"/>
        </w:rPr>
      </w:pPr>
    </w:p>
    <w:p w14:paraId="26B7DA8E" w14:textId="7BC8872F" w:rsidR="00A13ED2" w:rsidRPr="0021567E" w:rsidRDefault="00467F7C" w:rsidP="00A13ED2">
      <w:pPr>
        <w:keepNext/>
        <w:keepLines/>
        <w:jc w:val="both"/>
        <w:rPr>
          <w:rFonts w:ascii="Tahoma" w:hAnsi="Tahoma" w:cs="Tahoma"/>
          <w:bCs/>
          <w:sz w:val="20"/>
          <w:szCs w:val="20"/>
        </w:rPr>
      </w:pPr>
      <w:commentRangeStart w:id="237"/>
      <w:r w:rsidRPr="0021567E">
        <w:rPr>
          <w:rFonts w:ascii="Tahoma" w:hAnsi="Tahoma" w:cs="Tahoma"/>
          <w:b/>
          <w:bCs/>
          <w:sz w:val="20"/>
          <w:szCs w:val="20"/>
        </w:rPr>
        <w:t>GE Vernova</w:t>
      </w:r>
      <w:commentRangeEnd w:id="237"/>
      <w:r w:rsidR="002C7DA3" w:rsidRPr="0021567E">
        <w:rPr>
          <w:rStyle w:val="CommentReference"/>
          <w:rFonts w:ascii="Tahoma" w:hAnsi="Tahoma" w:cs="Tahoma"/>
          <w:bCs/>
          <w:sz w:val="20"/>
          <w:szCs w:val="20"/>
        </w:rPr>
        <w:commentReference w:id="237"/>
      </w:r>
    </w:p>
    <w:p w14:paraId="76484988" w14:textId="77777777" w:rsidR="00A13ED2" w:rsidRPr="0021567E" w:rsidRDefault="00A13ED2" w:rsidP="00A13ED2">
      <w:pPr>
        <w:keepNext/>
        <w:keepLines/>
        <w:jc w:val="both"/>
        <w:rPr>
          <w:rFonts w:ascii="Tahoma" w:hAnsi="Tahoma" w:cs="Tahoma"/>
          <w:bCs/>
          <w:sz w:val="20"/>
          <w:szCs w:val="20"/>
        </w:rPr>
      </w:pPr>
    </w:p>
    <w:p w14:paraId="4E39DF57" w14:textId="77777777" w:rsidR="00A13ED2" w:rsidRPr="0021567E" w:rsidRDefault="00A13ED2" w:rsidP="00A13ED2">
      <w:pPr>
        <w:keepNext/>
        <w:keepLines/>
        <w:jc w:val="both"/>
        <w:rPr>
          <w:rFonts w:ascii="Tahoma" w:hAnsi="Tahoma" w:cs="Tahoma"/>
          <w:bCs/>
          <w:sz w:val="20"/>
          <w:szCs w:val="20"/>
        </w:rPr>
      </w:pPr>
    </w:p>
    <w:p w14:paraId="1D39ED0A" w14:textId="77777777" w:rsidR="00A13ED2" w:rsidRPr="0021567E" w:rsidRDefault="00A13ED2" w:rsidP="00A13ED2">
      <w:pPr>
        <w:keepNext/>
        <w:keepLines/>
        <w:jc w:val="both"/>
        <w:rPr>
          <w:rFonts w:ascii="Tahoma" w:hAnsi="Tahoma" w:cs="Tahoma"/>
          <w:bCs/>
          <w:sz w:val="20"/>
          <w:szCs w:val="20"/>
        </w:rPr>
      </w:pPr>
      <w:r w:rsidRPr="0021567E">
        <w:rPr>
          <w:rFonts w:ascii="Tahoma" w:hAnsi="Tahoma" w:cs="Tahoma"/>
          <w:bCs/>
          <w:sz w:val="20"/>
          <w:szCs w:val="20"/>
        </w:rPr>
        <w:t xml:space="preserve">By: </w:t>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rPr>
        <w:tab/>
        <w:t>Date:</w:t>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r w:rsidRPr="0021567E">
        <w:rPr>
          <w:rFonts w:ascii="Tahoma" w:hAnsi="Tahoma" w:cs="Tahoma"/>
          <w:bCs/>
          <w:sz w:val="20"/>
          <w:szCs w:val="20"/>
          <w:u w:val="single"/>
        </w:rPr>
        <w:tab/>
      </w:r>
    </w:p>
    <w:p w14:paraId="524769B4" w14:textId="0E94B39F" w:rsidR="00A13ED2" w:rsidRPr="0021567E" w:rsidRDefault="00A13ED2" w:rsidP="00A13ED2">
      <w:pPr>
        <w:keepNext/>
        <w:keepLines/>
        <w:tabs>
          <w:tab w:val="left" w:pos="360"/>
        </w:tabs>
        <w:jc w:val="both"/>
        <w:rPr>
          <w:rFonts w:ascii="Tahoma" w:hAnsi="Tahoma" w:cs="Tahoma"/>
          <w:bCs/>
          <w:sz w:val="20"/>
          <w:szCs w:val="20"/>
        </w:rPr>
      </w:pPr>
      <w:r w:rsidRPr="0021567E">
        <w:rPr>
          <w:rFonts w:ascii="Tahoma" w:hAnsi="Tahoma" w:cs="Tahoma"/>
          <w:bCs/>
          <w:sz w:val="20"/>
          <w:szCs w:val="20"/>
        </w:rPr>
        <w:tab/>
      </w:r>
      <w:r w:rsidR="00467F7C" w:rsidRPr="0021567E">
        <w:rPr>
          <w:rFonts w:ascii="Tahoma" w:hAnsi="Tahoma" w:cs="Tahoma"/>
          <w:bCs/>
          <w:sz w:val="20"/>
          <w:szCs w:val="20"/>
        </w:rPr>
        <w:t>Linda Nelson</w:t>
      </w:r>
      <w:r w:rsidRPr="0021567E">
        <w:rPr>
          <w:rFonts w:ascii="Tahoma" w:hAnsi="Tahoma" w:cs="Tahoma"/>
          <w:bCs/>
          <w:sz w:val="20"/>
          <w:szCs w:val="20"/>
        </w:rPr>
        <w:tab/>
      </w:r>
      <w:r w:rsidRPr="0021567E">
        <w:rPr>
          <w:rFonts w:ascii="Tahoma" w:hAnsi="Tahoma" w:cs="Tahoma"/>
          <w:bCs/>
          <w:sz w:val="20"/>
          <w:szCs w:val="20"/>
        </w:rPr>
        <w:tab/>
      </w:r>
      <w:r w:rsidRPr="0021567E">
        <w:rPr>
          <w:rFonts w:ascii="Tahoma" w:hAnsi="Tahoma" w:cs="Tahoma"/>
          <w:bCs/>
          <w:sz w:val="20"/>
          <w:szCs w:val="20"/>
        </w:rPr>
        <w:tab/>
      </w:r>
      <w:r w:rsidRPr="0021567E">
        <w:rPr>
          <w:rFonts w:ascii="Tahoma" w:hAnsi="Tahoma" w:cs="Tahoma"/>
          <w:bCs/>
          <w:sz w:val="20"/>
          <w:szCs w:val="20"/>
        </w:rPr>
        <w:tab/>
      </w:r>
      <w:r w:rsidRPr="0021567E">
        <w:rPr>
          <w:rFonts w:ascii="Tahoma" w:hAnsi="Tahoma" w:cs="Tahoma"/>
          <w:bCs/>
          <w:sz w:val="20"/>
          <w:szCs w:val="20"/>
        </w:rPr>
        <w:tab/>
      </w:r>
    </w:p>
    <w:p w14:paraId="18AF0CC3" w14:textId="0242C673" w:rsidR="00A13ED2" w:rsidRPr="0021567E" w:rsidRDefault="00A13ED2" w:rsidP="00A13ED2">
      <w:pPr>
        <w:keepNext/>
        <w:keepLines/>
        <w:tabs>
          <w:tab w:val="left" w:pos="360"/>
        </w:tabs>
        <w:jc w:val="both"/>
        <w:rPr>
          <w:rFonts w:ascii="Tahoma" w:hAnsi="Tahoma" w:cs="Tahoma"/>
          <w:bCs/>
          <w:sz w:val="20"/>
          <w:szCs w:val="20"/>
        </w:rPr>
      </w:pPr>
      <w:r w:rsidRPr="0021567E">
        <w:rPr>
          <w:rFonts w:ascii="Tahoma" w:hAnsi="Tahoma" w:cs="Tahoma"/>
          <w:bCs/>
          <w:sz w:val="20"/>
          <w:szCs w:val="20"/>
        </w:rPr>
        <w:tab/>
      </w:r>
      <w:r w:rsidR="00467F7C" w:rsidRPr="0021567E">
        <w:rPr>
          <w:rFonts w:ascii="Tahoma" w:hAnsi="Tahoma" w:cs="Tahoma"/>
          <w:bCs/>
          <w:sz w:val="20"/>
          <w:szCs w:val="20"/>
        </w:rPr>
        <w:t>Program Manager</w:t>
      </w:r>
    </w:p>
    <w:p w14:paraId="0C2EBBC6" w14:textId="77777777" w:rsidR="00A13ED2" w:rsidRPr="0021567E" w:rsidRDefault="00A13ED2" w:rsidP="0059184B">
      <w:pPr>
        <w:rPr>
          <w:rFonts w:ascii="Tahoma" w:hAnsi="Tahoma" w:cs="Tahoma"/>
          <w:sz w:val="20"/>
          <w:szCs w:val="20"/>
        </w:rPr>
      </w:pPr>
    </w:p>
    <w:p w14:paraId="2EACE2B5" w14:textId="77777777" w:rsidR="0059184B" w:rsidRPr="0021567E" w:rsidRDefault="0059184B" w:rsidP="0059184B">
      <w:pPr>
        <w:rPr>
          <w:rFonts w:ascii="Tahoma" w:hAnsi="Tahoma" w:cs="Tahoma"/>
          <w:sz w:val="20"/>
          <w:szCs w:val="20"/>
        </w:rPr>
      </w:pPr>
    </w:p>
    <w:p w14:paraId="25DCF3C9" w14:textId="77777777" w:rsidR="0059184B" w:rsidRPr="0021567E" w:rsidRDefault="0059184B" w:rsidP="0059184B">
      <w:pPr>
        <w:rPr>
          <w:rFonts w:ascii="Tahoma" w:hAnsi="Tahoma" w:cs="Tahoma"/>
          <w:b/>
          <w:sz w:val="20"/>
          <w:szCs w:val="20"/>
        </w:rPr>
      </w:pPr>
    </w:p>
    <w:p w14:paraId="28813ED0" w14:textId="77777777" w:rsidR="0059184B" w:rsidRPr="0021567E" w:rsidRDefault="0059184B" w:rsidP="0059184B">
      <w:pPr>
        <w:rPr>
          <w:rFonts w:ascii="Tahoma" w:hAnsi="Tahoma" w:cs="Tahoma"/>
          <w:b/>
          <w:sz w:val="20"/>
          <w:szCs w:val="20"/>
        </w:rPr>
      </w:pPr>
    </w:p>
    <w:p w14:paraId="01536E69" w14:textId="77777777" w:rsidR="0059184B" w:rsidRPr="0021567E" w:rsidRDefault="0059184B" w:rsidP="0059184B">
      <w:pPr>
        <w:rPr>
          <w:rFonts w:ascii="Tahoma" w:hAnsi="Tahoma" w:cs="Tahoma"/>
          <w:sz w:val="20"/>
          <w:szCs w:val="20"/>
        </w:rPr>
      </w:pPr>
      <w:r w:rsidRPr="0021567E">
        <w:rPr>
          <w:rFonts w:ascii="Tahoma" w:hAnsi="Tahoma" w:cs="Tahoma"/>
          <w:sz w:val="20"/>
          <w:szCs w:val="20"/>
        </w:rPr>
        <w:t xml:space="preserve">  </w:t>
      </w:r>
    </w:p>
    <w:p w14:paraId="3C232ED5" w14:textId="77777777" w:rsidR="004D4432" w:rsidRPr="0021567E" w:rsidRDefault="004D4432">
      <w:pPr>
        <w:rPr>
          <w:rFonts w:ascii="Tahoma" w:hAnsi="Tahoma" w:cs="Tahoma"/>
          <w:sz w:val="20"/>
          <w:szCs w:val="20"/>
        </w:rPr>
      </w:pPr>
    </w:p>
    <w:sectPr w:rsidR="004D4432" w:rsidRPr="0021567E" w:rsidSect="00A13ED2">
      <w:headerReference w:type="default" r:id="rId13"/>
      <w:headerReference w:type="firs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Levine, Danielle (GE Vernova)" w:date="2026-07-16T14:43:00Z" w:initials="DL">
    <w:p w14:paraId="0E85B5C1" w14:textId="77777777" w:rsidR="00176D4A" w:rsidRDefault="00605F7E" w:rsidP="00176D4A">
      <w:pPr>
        <w:pStyle w:val="CommentText"/>
      </w:pPr>
      <w:r>
        <w:rPr>
          <w:rStyle w:val="CommentReference"/>
        </w:rPr>
        <w:annotationRef/>
      </w:r>
      <w:r w:rsidR="00176D4A">
        <w:t>GEV to update legal entity</w:t>
      </w:r>
    </w:p>
  </w:comment>
  <w:comment w:id="21" w:author="Levine, Danielle (GE Vernova)" w:date="2026-07-17T11:27:00Z" w:initials="DL">
    <w:p w14:paraId="17236E80" w14:textId="19E7F32C" w:rsidR="00E837DB" w:rsidRDefault="00A3304F" w:rsidP="00E837DB">
      <w:pPr>
        <w:pStyle w:val="CommentText"/>
      </w:pPr>
      <w:r>
        <w:rPr>
          <w:rStyle w:val="CommentReference"/>
        </w:rPr>
        <w:annotationRef/>
      </w:r>
      <w:r w:rsidR="00E837DB">
        <w:t>I don’t know if trade secrets will be disclosed, but addressed in paragraph 3.</w:t>
      </w:r>
    </w:p>
  </w:comment>
  <w:comment w:id="23" w:author="Levine, Danielle (GE Vernova)" w:date="2026-07-16T14:47:00Z" w:initials="DL">
    <w:p w14:paraId="5B8126E2" w14:textId="24791071" w:rsidR="00CE4B14" w:rsidRDefault="00CE4B14" w:rsidP="00CE4B14">
      <w:pPr>
        <w:pStyle w:val="CommentText"/>
      </w:pPr>
      <w:r>
        <w:rPr>
          <w:rStyle w:val="CommentReference"/>
        </w:rPr>
        <w:annotationRef/>
      </w:r>
      <w:r>
        <w:t>Linda/Jim - let’s discuss this purpose and if it covers the purpose correctly and adequately.</w:t>
      </w:r>
    </w:p>
  </w:comment>
  <w:comment w:id="24" w:author="Levine, Danielle (GE Vernova)" w:date="2026-07-17T11:26:00Z" w:initials="DL">
    <w:p w14:paraId="19350B9D" w14:textId="77777777" w:rsidR="00A3304F" w:rsidRDefault="00A3304F" w:rsidP="00A3304F">
      <w:pPr>
        <w:pStyle w:val="CommentText"/>
      </w:pPr>
      <w:r>
        <w:rPr>
          <w:rStyle w:val="CommentReference"/>
        </w:rPr>
        <w:annotationRef/>
      </w:r>
      <w:r>
        <w:t>Revised to simplify definition of Confidential Information and how to address oral or visual disclosures.</w:t>
      </w:r>
    </w:p>
  </w:comment>
  <w:comment w:id="36" w:author="Levine, Danielle (GE Vernova)" w:date="2026-07-17T11:35:00Z" w:initials="DL">
    <w:p w14:paraId="31FB3BDF" w14:textId="77777777" w:rsidR="00A0774A" w:rsidRDefault="00A0774A" w:rsidP="00A0774A">
      <w:pPr>
        <w:pStyle w:val="CommentText"/>
      </w:pPr>
      <w:r>
        <w:rPr>
          <w:rStyle w:val="CommentReference"/>
        </w:rPr>
        <w:annotationRef/>
      </w:r>
      <w:r>
        <w:t>We need the ability to disclose to our affiliates and authorized parties. Otherwise, this revised paragraph should accomplish what was previously written.</w:t>
      </w:r>
    </w:p>
  </w:comment>
  <w:comment w:id="74" w:author="Levine, Danielle (GE Vernova)" w:date="2026-07-17T11:25:00Z" w:initials="DL">
    <w:p w14:paraId="05A8CB9C" w14:textId="72EFA3A1" w:rsidR="00A3304F" w:rsidRDefault="00A3304F" w:rsidP="00A3304F">
      <w:pPr>
        <w:pStyle w:val="CommentText"/>
      </w:pPr>
      <w:r>
        <w:rPr>
          <w:rStyle w:val="CommentReference"/>
        </w:rPr>
        <w:annotationRef/>
      </w:r>
      <w:r>
        <w:t>To be addressed in paragraph 10, term.</w:t>
      </w:r>
    </w:p>
  </w:comment>
  <w:comment w:id="76" w:author="Levine, Danielle (GE Vernova)" w:date="2026-07-17T11:39:00Z" w:initials="DL">
    <w:p w14:paraId="3D8E6763" w14:textId="77777777" w:rsidR="00950A21" w:rsidRDefault="00950A21" w:rsidP="00950A21">
      <w:pPr>
        <w:pStyle w:val="CommentText"/>
      </w:pPr>
      <w:r>
        <w:rPr>
          <w:rStyle w:val="CommentReference"/>
        </w:rPr>
        <w:annotationRef/>
      </w:r>
      <w:r>
        <w:t>Used this paragraph to address IP.</w:t>
      </w:r>
    </w:p>
  </w:comment>
  <w:comment w:id="102" w:author="Levine, Danielle (GE Vernova)" w:date="2026-07-17T11:29:00Z" w:initials="DL">
    <w:p w14:paraId="1DBD1676" w14:textId="2253D5F9" w:rsidR="005E3A1D" w:rsidRDefault="005E3A1D" w:rsidP="005E3A1D">
      <w:pPr>
        <w:pStyle w:val="CommentText"/>
      </w:pPr>
      <w:r>
        <w:rPr>
          <w:rStyle w:val="CommentReference"/>
        </w:rPr>
        <w:annotationRef/>
      </w:r>
      <w:r>
        <w:t>Deleted because deleted paragraph 4 above.</w:t>
      </w:r>
    </w:p>
  </w:comment>
  <w:comment w:id="107" w:author="Levine, Danielle (GE Vernova)" w:date="2026-07-17T11:32:00Z" w:initials="DL">
    <w:p w14:paraId="5E5CBD86" w14:textId="77777777" w:rsidR="00E837DB" w:rsidRDefault="0023270A" w:rsidP="00E837DB">
      <w:pPr>
        <w:pStyle w:val="CommentText"/>
      </w:pPr>
      <w:r>
        <w:rPr>
          <w:rStyle w:val="CommentReference"/>
        </w:rPr>
        <w:annotationRef/>
      </w:r>
      <w:r w:rsidR="00E837DB">
        <w:t>Addressed in paragraph 3 above - see language “except as required by law.”</w:t>
      </w:r>
    </w:p>
  </w:comment>
  <w:comment w:id="122" w:author="Levine, Danielle (GE Vernova)" w:date="2026-07-17T11:25:00Z" w:initials="DL">
    <w:p w14:paraId="7483ECA4" w14:textId="74A2EFD0" w:rsidR="00836106" w:rsidRDefault="00836106" w:rsidP="00836106">
      <w:pPr>
        <w:pStyle w:val="CommentText"/>
      </w:pPr>
      <w:r>
        <w:rPr>
          <w:rStyle w:val="CommentReference"/>
        </w:rPr>
        <w:annotationRef/>
      </w:r>
      <w:r>
        <w:t>Revised to account for various legal processes, not just a court order. Is San Jacinto subject to Texas public disclosure laws? If so, we should account for that here.</w:t>
      </w:r>
    </w:p>
  </w:comment>
  <w:comment w:id="128" w:author="Levine, Danielle (GE Vernova)" w:date="2026-07-17T11:24:00Z" w:initials="DL">
    <w:p w14:paraId="584DEA20" w14:textId="15FB075D" w:rsidR="0040164A" w:rsidRDefault="0040164A" w:rsidP="0040164A">
      <w:pPr>
        <w:pStyle w:val="CommentText"/>
      </w:pPr>
      <w:r>
        <w:rPr>
          <w:rStyle w:val="CommentReference"/>
        </w:rPr>
        <w:annotationRef/>
      </w:r>
      <w:r>
        <w:t>We require this, with the exceptions set forth in this revised paragraph 7.</w:t>
      </w:r>
    </w:p>
  </w:comment>
  <w:comment w:id="154" w:author="Levine, Danielle (GE Vernova)" w:date="2026-07-17T11:51:00Z" w:initials="DL">
    <w:p w14:paraId="2812BE12" w14:textId="77777777" w:rsidR="007A4F39" w:rsidRDefault="007A4F39" w:rsidP="007A4F39">
      <w:pPr>
        <w:pStyle w:val="CommentText"/>
      </w:pPr>
      <w:r>
        <w:rPr>
          <w:rStyle w:val="CommentReference"/>
        </w:rPr>
        <w:annotationRef/>
      </w:r>
      <w:r>
        <w:t>Addressed in revised paragraph 3.</w:t>
      </w:r>
    </w:p>
  </w:comment>
  <w:comment w:id="163" w:author="Levine, Danielle (GE Vernova)" w:date="2026-07-16T14:58:00Z" w:initials="DL">
    <w:p w14:paraId="640D23CE" w14:textId="77777777" w:rsidR="00176D4A" w:rsidRDefault="00125C32" w:rsidP="00176D4A">
      <w:pPr>
        <w:pStyle w:val="CommentText"/>
      </w:pPr>
      <w:r>
        <w:rPr>
          <w:rStyle w:val="CommentReference"/>
        </w:rPr>
        <w:annotationRef/>
      </w:r>
      <w:r w:rsidR="00176D4A">
        <w:t>GEV to update legal entity</w:t>
      </w:r>
    </w:p>
  </w:comment>
  <w:comment w:id="176" w:author="Levine, Danielle (GE Vernova)" w:date="2026-07-17T13:36:00Z" w:initials="DL">
    <w:p w14:paraId="03C6DCFE" w14:textId="77777777" w:rsidR="00E63279" w:rsidRDefault="00E63279" w:rsidP="00E63279">
      <w:pPr>
        <w:pStyle w:val="CommentText"/>
      </w:pPr>
      <w:r>
        <w:rPr>
          <w:rStyle w:val="CommentReference"/>
        </w:rPr>
        <w:annotationRef/>
      </w:r>
      <w:r>
        <w:t>Jim/Linda - let’s discuss time period.</w:t>
      </w:r>
    </w:p>
  </w:comment>
  <w:comment w:id="185" w:author="Levine, Danielle (GE Vernova)" w:date="2026-07-17T13:19:00Z" w:initials="DL">
    <w:p w14:paraId="4073309F" w14:textId="044BA48C" w:rsidR="006F3712" w:rsidRDefault="006F3712" w:rsidP="006F3712">
      <w:pPr>
        <w:pStyle w:val="CommentText"/>
      </w:pPr>
      <w:r>
        <w:rPr>
          <w:rStyle w:val="CommentReference"/>
        </w:rPr>
        <w:annotationRef/>
      </w:r>
      <w:r>
        <w:t>Moved to IP section above (section 4)</w:t>
      </w:r>
    </w:p>
  </w:comment>
  <w:comment w:id="199" w:author="Levine, Danielle (GE Vernova)" w:date="2026-07-17T12:08:00Z" w:initials="DL">
    <w:p w14:paraId="12D20B16" w14:textId="1A468A48" w:rsidR="003A04AD" w:rsidRDefault="003A04AD" w:rsidP="003A04AD">
      <w:pPr>
        <w:pStyle w:val="CommentText"/>
      </w:pPr>
      <w:r>
        <w:rPr>
          <w:rStyle w:val="CommentReference"/>
        </w:rPr>
        <w:annotationRef/>
      </w:r>
      <w:r>
        <w:t>I don’t think the 4</w:t>
      </w:r>
      <w:r>
        <w:rPr>
          <w:vertAlign w:val="superscript"/>
        </w:rPr>
        <w:t>th</w:t>
      </w:r>
      <w:r>
        <w:t xml:space="preserve"> judicial district covers Houston. We are okay with Texas courts and law, but we would like any disputes in SDTX, or if jurisdiction is lacking, then in Texas state court located in Houston. We also require waiver of jury trials.</w:t>
      </w:r>
    </w:p>
  </w:comment>
  <w:comment w:id="237" w:author="Levine, Danielle (GE Vernova)" w:date="2026-07-17T13:40:00Z" w:initials="DL">
    <w:p w14:paraId="6A1D1BA1" w14:textId="77777777" w:rsidR="002C7DA3" w:rsidRDefault="002C7DA3" w:rsidP="002C7DA3">
      <w:pPr>
        <w:pStyle w:val="CommentText"/>
      </w:pPr>
      <w:r>
        <w:rPr>
          <w:rStyle w:val="CommentReference"/>
        </w:rPr>
        <w:annotationRef/>
      </w:r>
      <w:r>
        <w:t>GEV to update legal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5B5C1" w15:done="0"/>
  <w15:commentEx w15:paraId="17236E80" w15:done="0"/>
  <w15:commentEx w15:paraId="5B8126E2" w15:done="0"/>
  <w15:commentEx w15:paraId="19350B9D" w15:done="0"/>
  <w15:commentEx w15:paraId="31FB3BDF" w15:done="0"/>
  <w15:commentEx w15:paraId="05A8CB9C" w15:done="0"/>
  <w15:commentEx w15:paraId="3D8E6763" w15:done="0"/>
  <w15:commentEx w15:paraId="1DBD1676" w15:done="0"/>
  <w15:commentEx w15:paraId="5E5CBD86" w15:done="0"/>
  <w15:commentEx w15:paraId="7483ECA4" w15:done="0"/>
  <w15:commentEx w15:paraId="584DEA20" w15:done="0"/>
  <w15:commentEx w15:paraId="2812BE12" w15:done="0"/>
  <w15:commentEx w15:paraId="640D23CE" w15:done="0"/>
  <w15:commentEx w15:paraId="03C6DCFE" w15:done="0"/>
  <w15:commentEx w15:paraId="4073309F" w15:done="0"/>
  <w15:commentEx w15:paraId="12D20B16" w15:done="0"/>
  <w15:commentEx w15:paraId="6A1D1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DEF63" w16cex:dateUtc="2026-07-16T18:43:00Z"/>
  <w16cex:commentExtensible w16cex:durableId="45148174" w16cex:dateUtc="2026-07-17T15:27:00Z"/>
  <w16cex:commentExtensible w16cex:durableId="4906618A" w16cex:dateUtc="2026-07-16T18:47:00Z"/>
  <w16cex:commentExtensible w16cex:durableId="56848CA5" w16cex:dateUtc="2026-07-17T15:26:00Z"/>
  <w16cex:commentExtensible w16cex:durableId="0A0678FC" w16cex:dateUtc="2026-07-17T15:35:00Z"/>
  <w16cex:commentExtensible w16cex:durableId="40B7A505" w16cex:dateUtc="2026-07-17T15:25:00Z"/>
  <w16cex:commentExtensible w16cex:durableId="4B592B11" w16cex:dateUtc="2026-07-17T15:39:00Z"/>
  <w16cex:commentExtensible w16cex:durableId="63189ECB" w16cex:dateUtc="2026-07-17T15:29:00Z"/>
  <w16cex:commentExtensible w16cex:durableId="5A9D0768" w16cex:dateUtc="2026-07-17T15:32:00Z"/>
  <w16cex:commentExtensible w16cex:durableId="4D1650EC" w16cex:dateUtc="2026-07-17T15:25:00Z"/>
  <w16cex:commentExtensible w16cex:durableId="36C50898" w16cex:dateUtc="2026-07-17T15:24:00Z"/>
  <w16cex:commentExtensible w16cex:durableId="15392083" w16cex:dateUtc="2026-07-17T15:51:00Z"/>
  <w16cex:commentExtensible w16cex:durableId="3E8D85AC" w16cex:dateUtc="2026-07-16T18:58:00Z"/>
  <w16cex:commentExtensible w16cex:durableId="33C3C638" w16cex:dateUtc="2026-07-17T17:36:00Z"/>
  <w16cex:commentExtensible w16cex:durableId="6D36FFD5" w16cex:dateUtc="2026-07-17T17:19:00Z"/>
  <w16cex:commentExtensible w16cex:durableId="2D07B331" w16cex:dateUtc="2026-07-17T16:08:00Z"/>
  <w16cex:commentExtensible w16cex:durableId="7CAE4235" w16cex:dateUtc="2026-07-17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5B5C1" w16cid:durableId="2A9DEF63"/>
  <w16cid:commentId w16cid:paraId="17236E80" w16cid:durableId="45148174"/>
  <w16cid:commentId w16cid:paraId="5B8126E2" w16cid:durableId="4906618A"/>
  <w16cid:commentId w16cid:paraId="19350B9D" w16cid:durableId="56848CA5"/>
  <w16cid:commentId w16cid:paraId="31FB3BDF" w16cid:durableId="0A0678FC"/>
  <w16cid:commentId w16cid:paraId="05A8CB9C" w16cid:durableId="40B7A505"/>
  <w16cid:commentId w16cid:paraId="3D8E6763" w16cid:durableId="4B592B11"/>
  <w16cid:commentId w16cid:paraId="1DBD1676" w16cid:durableId="63189ECB"/>
  <w16cid:commentId w16cid:paraId="5E5CBD86" w16cid:durableId="5A9D0768"/>
  <w16cid:commentId w16cid:paraId="7483ECA4" w16cid:durableId="4D1650EC"/>
  <w16cid:commentId w16cid:paraId="584DEA20" w16cid:durableId="36C50898"/>
  <w16cid:commentId w16cid:paraId="2812BE12" w16cid:durableId="15392083"/>
  <w16cid:commentId w16cid:paraId="640D23CE" w16cid:durableId="3E8D85AC"/>
  <w16cid:commentId w16cid:paraId="03C6DCFE" w16cid:durableId="33C3C638"/>
  <w16cid:commentId w16cid:paraId="4073309F" w16cid:durableId="6D36FFD5"/>
  <w16cid:commentId w16cid:paraId="12D20B16" w16cid:durableId="2D07B331"/>
  <w16cid:commentId w16cid:paraId="6A1D1BA1" w16cid:durableId="7CAE42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4892" w14:textId="77777777" w:rsidR="00657D2D" w:rsidRDefault="00657D2D" w:rsidP="00A13ED2">
      <w:r>
        <w:separator/>
      </w:r>
    </w:p>
  </w:endnote>
  <w:endnote w:type="continuationSeparator" w:id="0">
    <w:p w14:paraId="2181F65A" w14:textId="77777777" w:rsidR="00657D2D" w:rsidRDefault="00657D2D" w:rsidP="00A13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 Inspira Sans">
    <w:altName w:val="Calibri"/>
    <w:panose1 w:val="020B0503060000000003"/>
    <w:charset w:val="00"/>
    <w:family w:val="swiss"/>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4C19" w14:textId="77777777" w:rsidR="00657D2D" w:rsidRDefault="00657D2D" w:rsidP="00A13ED2">
      <w:r>
        <w:separator/>
      </w:r>
    </w:p>
  </w:footnote>
  <w:footnote w:type="continuationSeparator" w:id="0">
    <w:p w14:paraId="493C455E" w14:textId="77777777" w:rsidR="00657D2D" w:rsidRDefault="00657D2D" w:rsidP="00A13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2835" w14:textId="27404C0D" w:rsidR="00A13ED2" w:rsidRDefault="00A13ED2" w:rsidP="00A13ED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F3A5" w14:textId="68B2621E" w:rsidR="00A13ED2" w:rsidRDefault="00A13ED2" w:rsidP="00A13ED2">
    <w:pPr>
      <w:pStyle w:val="Header"/>
      <w:jc w:val="center"/>
    </w:pPr>
    <w:r w:rsidRPr="004A6203">
      <w:rPr>
        <w:noProof/>
      </w:rPr>
      <w:drawing>
        <wp:inline distT="0" distB="0" distL="0" distR="0" wp14:anchorId="1E6AF91C" wp14:editId="08E36358">
          <wp:extent cx="3476625" cy="64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6625" cy="647700"/>
                  </a:xfrm>
                  <a:prstGeom prst="rect">
                    <a:avLst/>
                  </a:prstGeom>
                  <a:noFill/>
                  <a:ln>
                    <a:noFill/>
                  </a:ln>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vine, Danielle (GE Vernova)">
    <w15:presenceInfo w15:providerId="AD" w15:userId="S::223111540@ge.com::c082fa4d-f057-4a80-9f06-0e302e17a6d8"/>
  </w15:person>
  <w15:person w15:author="Rosen, Jim (GE Gas Power)">
    <w15:presenceInfo w15:providerId="None" w15:userId="Rosen, Jim (GE Gas Po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4B"/>
    <w:rsid w:val="00006B13"/>
    <w:rsid w:val="00020FF0"/>
    <w:rsid w:val="000250EF"/>
    <w:rsid w:val="00034718"/>
    <w:rsid w:val="00050EA5"/>
    <w:rsid w:val="000766D5"/>
    <w:rsid w:val="0008357A"/>
    <w:rsid w:val="000B0F90"/>
    <w:rsid w:val="000D7C4D"/>
    <w:rsid w:val="00125C32"/>
    <w:rsid w:val="00131239"/>
    <w:rsid w:val="00147C21"/>
    <w:rsid w:val="00176D4A"/>
    <w:rsid w:val="0021567E"/>
    <w:rsid w:val="0023270A"/>
    <w:rsid w:val="002574FD"/>
    <w:rsid w:val="00262376"/>
    <w:rsid w:val="00275890"/>
    <w:rsid w:val="002B2BCA"/>
    <w:rsid w:val="002C7DA3"/>
    <w:rsid w:val="003019B8"/>
    <w:rsid w:val="00316968"/>
    <w:rsid w:val="0033545D"/>
    <w:rsid w:val="00353CD3"/>
    <w:rsid w:val="003A04AD"/>
    <w:rsid w:val="003E1794"/>
    <w:rsid w:val="0040164A"/>
    <w:rsid w:val="00445C9C"/>
    <w:rsid w:val="00467F7C"/>
    <w:rsid w:val="0047223F"/>
    <w:rsid w:val="00477397"/>
    <w:rsid w:val="00480504"/>
    <w:rsid w:val="004A106D"/>
    <w:rsid w:val="004D4432"/>
    <w:rsid w:val="004E6574"/>
    <w:rsid w:val="005734D1"/>
    <w:rsid w:val="0059184B"/>
    <w:rsid w:val="005A289C"/>
    <w:rsid w:val="005D5D09"/>
    <w:rsid w:val="005E3A1D"/>
    <w:rsid w:val="00605F7E"/>
    <w:rsid w:val="00654088"/>
    <w:rsid w:val="00654EE5"/>
    <w:rsid w:val="00657D2D"/>
    <w:rsid w:val="0068157D"/>
    <w:rsid w:val="006855A2"/>
    <w:rsid w:val="00691399"/>
    <w:rsid w:val="006F3712"/>
    <w:rsid w:val="00716373"/>
    <w:rsid w:val="007A4F39"/>
    <w:rsid w:val="007F44FB"/>
    <w:rsid w:val="007F7A9E"/>
    <w:rsid w:val="00836106"/>
    <w:rsid w:val="00950A21"/>
    <w:rsid w:val="009A7323"/>
    <w:rsid w:val="009C502C"/>
    <w:rsid w:val="00A05ED9"/>
    <w:rsid w:val="00A0774A"/>
    <w:rsid w:val="00A13ED2"/>
    <w:rsid w:val="00A3304F"/>
    <w:rsid w:val="00A373CD"/>
    <w:rsid w:val="00AA0FDC"/>
    <w:rsid w:val="00AB0DC0"/>
    <w:rsid w:val="00AD0FCD"/>
    <w:rsid w:val="00B34623"/>
    <w:rsid w:val="00BD5F70"/>
    <w:rsid w:val="00BE1A37"/>
    <w:rsid w:val="00C36E4C"/>
    <w:rsid w:val="00C87E47"/>
    <w:rsid w:val="00CD07E2"/>
    <w:rsid w:val="00CE4B14"/>
    <w:rsid w:val="00D74EC8"/>
    <w:rsid w:val="00DB70C5"/>
    <w:rsid w:val="00DC0439"/>
    <w:rsid w:val="00E06A5B"/>
    <w:rsid w:val="00E63279"/>
    <w:rsid w:val="00E70F2E"/>
    <w:rsid w:val="00E721D8"/>
    <w:rsid w:val="00E837DB"/>
    <w:rsid w:val="00E84C21"/>
    <w:rsid w:val="00F31D55"/>
    <w:rsid w:val="00F860E6"/>
    <w:rsid w:val="00FE3693"/>
    <w:rsid w:val="00FF5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99214"/>
  <w15:chartTrackingRefBased/>
  <w15:docId w15:val="{FE6A5B90-0C49-4BC0-B5E5-00F857A0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84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rsid w:val="0059184B"/>
  </w:style>
  <w:style w:type="paragraph" w:customStyle="1" w:styleId="text">
    <w:name w:val="text"/>
    <w:basedOn w:val="Normal"/>
    <w:rsid w:val="0059184B"/>
    <w:pPr>
      <w:tabs>
        <w:tab w:val="left" w:pos="810"/>
        <w:tab w:val="left" w:pos="7920"/>
      </w:tabs>
      <w:spacing w:before="100" w:after="100" w:line="240" w:lineRule="exact"/>
      <w:ind w:firstLine="446"/>
    </w:pPr>
    <w:rPr>
      <w:rFonts w:ascii="Arial" w:hAnsi="Arial"/>
      <w:sz w:val="22"/>
      <w:szCs w:val="20"/>
    </w:rPr>
  </w:style>
  <w:style w:type="paragraph" w:customStyle="1" w:styleId="Text0">
    <w:name w:val="Text"/>
    <w:basedOn w:val="Normal"/>
    <w:rsid w:val="0059184B"/>
    <w:pPr>
      <w:tabs>
        <w:tab w:val="left" w:pos="810"/>
      </w:tabs>
      <w:spacing w:before="100" w:after="100" w:line="240" w:lineRule="exact"/>
      <w:ind w:firstLine="360"/>
    </w:pPr>
    <w:rPr>
      <w:rFonts w:ascii="Arial" w:hAnsi="Arial"/>
      <w:sz w:val="22"/>
      <w:szCs w:val="20"/>
    </w:rPr>
  </w:style>
  <w:style w:type="paragraph" w:styleId="Header">
    <w:name w:val="header"/>
    <w:basedOn w:val="Normal"/>
    <w:link w:val="HeaderChar"/>
    <w:uiPriority w:val="99"/>
    <w:unhideWhenUsed/>
    <w:rsid w:val="00A13ED2"/>
    <w:pPr>
      <w:tabs>
        <w:tab w:val="center" w:pos="4680"/>
        <w:tab w:val="right" w:pos="9360"/>
      </w:tabs>
    </w:pPr>
  </w:style>
  <w:style w:type="character" w:customStyle="1" w:styleId="HeaderChar">
    <w:name w:val="Header Char"/>
    <w:basedOn w:val="DefaultParagraphFont"/>
    <w:link w:val="Header"/>
    <w:uiPriority w:val="99"/>
    <w:rsid w:val="00A13ED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13ED2"/>
    <w:pPr>
      <w:tabs>
        <w:tab w:val="center" w:pos="4680"/>
        <w:tab w:val="right" w:pos="9360"/>
      </w:tabs>
    </w:pPr>
  </w:style>
  <w:style w:type="character" w:customStyle="1" w:styleId="FooterChar">
    <w:name w:val="Footer Char"/>
    <w:basedOn w:val="DefaultParagraphFont"/>
    <w:link w:val="Footer"/>
    <w:uiPriority w:val="99"/>
    <w:rsid w:val="00A13ED2"/>
    <w:rPr>
      <w:rFonts w:ascii="Times New Roman" w:eastAsia="Times New Roman" w:hAnsi="Times New Roman" w:cs="Times New Roman"/>
      <w:sz w:val="24"/>
      <w:szCs w:val="24"/>
    </w:rPr>
  </w:style>
  <w:style w:type="paragraph" w:styleId="Revision">
    <w:name w:val="Revision"/>
    <w:hidden/>
    <w:uiPriority w:val="99"/>
    <w:semiHidden/>
    <w:rsid w:val="00605F7E"/>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05F7E"/>
    <w:rPr>
      <w:sz w:val="16"/>
      <w:szCs w:val="16"/>
    </w:rPr>
  </w:style>
  <w:style w:type="paragraph" w:styleId="CommentText">
    <w:name w:val="annotation text"/>
    <w:basedOn w:val="Normal"/>
    <w:link w:val="CommentTextChar"/>
    <w:uiPriority w:val="99"/>
    <w:unhideWhenUsed/>
    <w:rsid w:val="00605F7E"/>
    <w:rPr>
      <w:sz w:val="20"/>
      <w:szCs w:val="20"/>
    </w:rPr>
  </w:style>
  <w:style w:type="character" w:customStyle="1" w:styleId="CommentTextChar">
    <w:name w:val="Comment Text Char"/>
    <w:basedOn w:val="DefaultParagraphFont"/>
    <w:link w:val="CommentText"/>
    <w:uiPriority w:val="99"/>
    <w:rsid w:val="00605F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5F7E"/>
    <w:rPr>
      <w:b/>
      <w:bCs/>
    </w:rPr>
  </w:style>
  <w:style w:type="character" w:customStyle="1" w:styleId="CommentSubjectChar">
    <w:name w:val="Comment Subject Char"/>
    <w:basedOn w:val="CommentTextChar"/>
    <w:link w:val="CommentSubject"/>
    <w:uiPriority w:val="99"/>
    <w:semiHidden/>
    <w:rsid w:val="00605F7E"/>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125C32"/>
    <w:rPr>
      <w:color w:val="0563C1" w:themeColor="hyperlink"/>
      <w:u w:val="single"/>
    </w:rPr>
  </w:style>
  <w:style w:type="character" w:styleId="UnresolvedMention">
    <w:name w:val="Unresolved Mention"/>
    <w:basedOn w:val="DefaultParagraphFont"/>
    <w:uiPriority w:val="99"/>
    <w:semiHidden/>
    <w:unhideWhenUsed/>
    <w:rsid w:val="00125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0678">
      <w:bodyDiv w:val="1"/>
      <w:marLeft w:val="0"/>
      <w:marRight w:val="0"/>
      <w:marTop w:val="0"/>
      <w:marBottom w:val="0"/>
      <w:divBdr>
        <w:top w:val="none" w:sz="0" w:space="0" w:color="auto"/>
        <w:left w:val="none" w:sz="0" w:space="0" w:color="auto"/>
        <w:bottom w:val="none" w:sz="0" w:space="0" w:color="auto"/>
        <w:right w:val="none" w:sz="0" w:space="0" w:color="auto"/>
      </w:divBdr>
    </w:div>
    <w:div w:id="168983793">
      <w:bodyDiv w:val="1"/>
      <w:marLeft w:val="0"/>
      <w:marRight w:val="0"/>
      <w:marTop w:val="0"/>
      <w:marBottom w:val="0"/>
      <w:divBdr>
        <w:top w:val="none" w:sz="0" w:space="0" w:color="auto"/>
        <w:left w:val="none" w:sz="0" w:space="0" w:color="auto"/>
        <w:bottom w:val="none" w:sz="0" w:space="0" w:color="auto"/>
        <w:right w:val="none" w:sz="0" w:space="0" w:color="auto"/>
      </w:divBdr>
    </w:div>
    <w:div w:id="509487719">
      <w:bodyDiv w:val="1"/>
      <w:marLeft w:val="0"/>
      <w:marRight w:val="0"/>
      <w:marTop w:val="0"/>
      <w:marBottom w:val="0"/>
      <w:divBdr>
        <w:top w:val="none" w:sz="0" w:space="0" w:color="auto"/>
        <w:left w:val="none" w:sz="0" w:space="0" w:color="auto"/>
        <w:bottom w:val="none" w:sz="0" w:space="0" w:color="auto"/>
        <w:right w:val="none" w:sz="0" w:space="0" w:color="auto"/>
      </w:divBdr>
    </w:div>
    <w:div w:id="127077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31d3f4-9f14-4308-b5cb-fef94ad7db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80D9237C0FAA44BDF8D24EA4293011" ma:contentTypeVersion="14" ma:contentTypeDescription="Create a new document." ma:contentTypeScope="" ma:versionID="a6c08bca08be070aab250306e5baddf0">
  <xsd:schema xmlns:xsd="http://www.w3.org/2001/XMLSchema" xmlns:xs="http://www.w3.org/2001/XMLSchema" xmlns:p="http://schemas.microsoft.com/office/2006/metadata/properties" xmlns:ns3="3531d3f4-9f14-4308-b5cb-fef94ad7db90" xmlns:ns4="2cbf629a-df0f-4fb8-a837-eed901c88459" targetNamespace="http://schemas.microsoft.com/office/2006/metadata/properties" ma:root="true" ma:fieldsID="78f1c795e1e5afbbe4343fe9ceafdb29" ns3:_="" ns4:_="">
    <xsd:import namespace="3531d3f4-9f14-4308-b5cb-fef94ad7db90"/>
    <xsd:import namespace="2cbf629a-df0f-4fb8-a837-eed901c8845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1d3f4-9f14-4308-b5cb-fef94ad7d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bf629a-df0f-4fb8-a837-eed901c8845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743FB7-9529-4A60-9CB8-45DF761B241C}">
  <ds:schemaRefs>
    <ds:schemaRef ds:uri="http://schemas.microsoft.com/office/2006/metadata/properties"/>
    <ds:schemaRef ds:uri="http://schemas.microsoft.com/office/infopath/2007/PartnerControls"/>
    <ds:schemaRef ds:uri="3531d3f4-9f14-4308-b5cb-fef94ad7db90"/>
  </ds:schemaRefs>
</ds:datastoreItem>
</file>

<file path=customXml/itemProps2.xml><?xml version="1.0" encoding="utf-8"?>
<ds:datastoreItem xmlns:ds="http://schemas.openxmlformats.org/officeDocument/2006/customXml" ds:itemID="{9C702F90-BB98-415E-A19E-CDD86610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1d3f4-9f14-4308-b5cb-fef94ad7db90"/>
    <ds:schemaRef ds:uri="2cbf629a-df0f-4fb8-a837-eed901c88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0E7055-4804-42BE-93FE-915DFCCE9565}">
  <ds:schemaRefs>
    <ds:schemaRef ds:uri="http://schemas.microsoft.com/sharepoint/v3/contenttype/forms"/>
  </ds:schemaRefs>
</ds:datastoreItem>
</file>

<file path=docMetadata/LabelInfo.xml><?xml version="1.0" encoding="utf-8"?>
<clbl:labelList xmlns:clbl="http://schemas.microsoft.com/office/2020/mipLabelMetadata">
  <clbl:label id="{15ccb6d1-d335-4996-b6f9-7b6925f08121}" enabled="0" method="" siteId="{15ccb6d1-d335-4996-b6f9-7b6925f08121}"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3269</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Rhonda</dc:creator>
  <cp:keywords/>
  <dc:description/>
  <cp:lastModifiedBy>Rosen, Jim (GE Gas Power)</cp:lastModifiedBy>
  <cp:revision>2</cp:revision>
  <cp:lastPrinted>2024-12-03T15:24:00Z</cp:lastPrinted>
  <dcterms:created xsi:type="dcterms:W3CDTF">2026-07-24T19:18:00Z</dcterms:created>
  <dcterms:modified xsi:type="dcterms:W3CDTF">2026-07-24T19:18:00Z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0x0101005880D9237C0FAA44BDF8D24EA4293011</vt:lpwstr>
  </property>
</Properties>
</file>